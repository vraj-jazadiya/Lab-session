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011C" w:rsidRPr="00B0011C" w:rsidRDefault="00B0011C" w:rsidP="00B0011C">
      <w:pPr>
        <w:spacing w:after="150" w:line="240" w:lineRule="auto"/>
        <w:outlineLvl w:val="0"/>
        <w:rPr>
          <w:rFonts w:ascii="inherit" w:eastAsia="Times New Roman" w:hAnsi="inherit" w:cs="Arial"/>
          <w:color w:val="3F3F3F"/>
          <w:kern w:val="36"/>
          <w:sz w:val="60"/>
          <w:szCs w:val="60"/>
        </w:rPr>
      </w:pPr>
      <w:r w:rsidRPr="00B0011C">
        <w:rPr>
          <w:rFonts w:ascii="inherit" w:eastAsia="Times New Roman" w:hAnsi="inherit" w:cs="Arial"/>
          <w:color w:val="3F3F3F"/>
          <w:kern w:val="36"/>
          <w:sz w:val="60"/>
          <w:szCs w:val="60"/>
        </w:rPr>
        <w:t>Use Case Diagram Guidelines for Better Use Cases</w:t>
      </w:r>
    </w:p>
    <w:p w:rsidR="00B0011C" w:rsidRPr="00B0011C" w:rsidRDefault="00B0011C" w:rsidP="00B0011C">
      <w:pPr>
        <w:spacing w:after="150" w:line="240" w:lineRule="auto"/>
        <w:rPr>
          <w:rFonts w:ascii="Arial" w:eastAsia="Times New Roman" w:hAnsi="Arial" w:cs="Arial"/>
          <w:color w:val="818181"/>
          <w:sz w:val="21"/>
          <w:szCs w:val="21"/>
        </w:rPr>
      </w:pPr>
      <w:r w:rsidRPr="00B0011C">
        <w:rPr>
          <w:rFonts w:ascii="Arial" w:eastAsia="Times New Roman" w:hAnsi="Arial" w:cs="Arial"/>
          <w:color w:val="818181"/>
          <w:sz w:val="21"/>
          <w:szCs w:val="21"/>
        </w:rPr>
        <w:t>Updated on: 21 December 2020</w:t>
      </w:r>
    </w:p>
    <w:p w:rsidR="00B0011C" w:rsidRPr="00B0011C" w:rsidRDefault="00B0011C" w:rsidP="00B0011C">
      <w:pPr>
        <w:spacing w:after="300" w:line="240" w:lineRule="auto"/>
        <w:rPr>
          <w:rFonts w:ascii="Arial" w:eastAsia="Times New Roman" w:hAnsi="Arial" w:cs="Arial"/>
          <w:color w:val="3F3F3F"/>
          <w:sz w:val="27"/>
          <w:szCs w:val="27"/>
        </w:rPr>
      </w:pPr>
      <w:r w:rsidRPr="00B0011C">
        <w:rPr>
          <w:rFonts w:ascii="Arial" w:eastAsia="Times New Roman" w:hAnsi="Arial" w:cs="Arial"/>
          <w:color w:val="3F3F3F"/>
          <w:sz w:val="27"/>
          <w:szCs w:val="27"/>
        </w:rPr>
        <w:t>When it comes to analyzing the requirement of a system use case diagrams are second to none. They are visual and usually very easy to understand. The following use case diagram guidelines will help you to </w:t>
      </w:r>
      <w:hyperlink r:id="rId8" w:tgtFrame="_blank" w:tooltip="Create use case diagram online" w:history="1">
        <w:r w:rsidRPr="00B0011C">
          <w:rPr>
            <w:rFonts w:ascii="Arial" w:eastAsia="Times New Roman" w:hAnsi="Arial" w:cs="Arial"/>
            <w:color w:val="43BCA4"/>
            <w:sz w:val="27"/>
            <w:u w:val="single"/>
          </w:rPr>
          <w:t>create better use cases</w:t>
        </w:r>
      </w:hyperlink>
      <w:r w:rsidRPr="00B0011C">
        <w:rPr>
          <w:rFonts w:ascii="Arial" w:eastAsia="Times New Roman" w:hAnsi="Arial" w:cs="Arial"/>
          <w:color w:val="3F3F3F"/>
          <w:sz w:val="27"/>
          <w:szCs w:val="27"/>
        </w:rPr>
        <w:t> that are appreciated by your clients and peers alike.</w:t>
      </w:r>
    </w:p>
    <w:p w:rsidR="00B0011C" w:rsidRPr="00B0011C" w:rsidRDefault="00B0011C" w:rsidP="00B0011C">
      <w:pPr>
        <w:spacing w:after="300" w:line="240" w:lineRule="auto"/>
        <w:rPr>
          <w:rFonts w:ascii="Arial" w:eastAsia="Times New Roman" w:hAnsi="Arial" w:cs="Arial"/>
          <w:color w:val="3F3F3F"/>
          <w:sz w:val="27"/>
          <w:szCs w:val="27"/>
        </w:rPr>
      </w:pPr>
      <w:r w:rsidRPr="00B0011C">
        <w:rPr>
          <w:rFonts w:ascii="Arial" w:eastAsia="Times New Roman" w:hAnsi="Arial" w:cs="Arial"/>
          <w:color w:val="3F3F3F"/>
          <w:sz w:val="27"/>
          <w:szCs w:val="27"/>
        </w:rPr>
        <w:t>A </w:t>
      </w:r>
      <w:hyperlink r:id="rId9" w:tgtFrame="_blank" w:tooltip="Use case diagrams" w:history="1">
        <w:r w:rsidRPr="00B0011C">
          <w:rPr>
            <w:rFonts w:ascii="Arial" w:eastAsia="Times New Roman" w:hAnsi="Arial" w:cs="Arial"/>
            <w:color w:val="43BCA4"/>
            <w:sz w:val="27"/>
            <w:u w:val="single"/>
          </w:rPr>
          <w:t>use case diagram</w:t>
        </w:r>
      </w:hyperlink>
      <w:r w:rsidRPr="00B0011C">
        <w:rPr>
          <w:rFonts w:ascii="Arial" w:eastAsia="Times New Roman" w:hAnsi="Arial" w:cs="Arial"/>
          <w:color w:val="3F3F3F"/>
          <w:sz w:val="27"/>
          <w:szCs w:val="27"/>
        </w:rPr>
        <w:t> mainly consists of </w:t>
      </w:r>
      <w:hyperlink r:id="rId10" w:tgtFrame="_blank" w:tooltip="Use case diagram objects/elements" w:history="1">
        <w:r w:rsidRPr="00B0011C">
          <w:rPr>
            <w:rFonts w:ascii="Arial" w:eastAsia="Times New Roman" w:hAnsi="Arial" w:cs="Arial"/>
            <w:color w:val="43BCA4"/>
            <w:sz w:val="27"/>
            <w:u w:val="single"/>
          </w:rPr>
          <w:t>actors, use cases and relationships</w:t>
        </w:r>
      </w:hyperlink>
      <w:r w:rsidRPr="00B0011C">
        <w:rPr>
          <w:rFonts w:ascii="Arial" w:eastAsia="Times New Roman" w:hAnsi="Arial" w:cs="Arial"/>
          <w:color w:val="3F3F3F"/>
          <w:sz w:val="27"/>
          <w:szCs w:val="27"/>
        </w:rPr>
        <w:t>. More complex larger diagrams can include systems and boundaries. We’ll discuss the use case diagram guidelines based on objects.</w:t>
      </w:r>
    </w:p>
    <w:p w:rsidR="00B0011C" w:rsidRPr="00B0011C" w:rsidRDefault="00B0011C" w:rsidP="00B0011C">
      <w:pPr>
        <w:spacing w:after="300" w:line="240" w:lineRule="auto"/>
        <w:rPr>
          <w:rFonts w:ascii="Arial" w:eastAsia="Times New Roman" w:hAnsi="Arial" w:cs="Arial"/>
          <w:color w:val="3F3F3F"/>
          <w:sz w:val="27"/>
          <w:szCs w:val="27"/>
        </w:rPr>
      </w:pPr>
      <w:r w:rsidRPr="00B0011C">
        <w:rPr>
          <w:rFonts w:ascii="Arial" w:eastAsia="Times New Roman" w:hAnsi="Arial" w:cs="Arial"/>
          <w:color w:val="3F3F3F"/>
          <w:sz w:val="27"/>
          <w:szCs w:val="27"/>
        </w:rPr>
        <w:t>It is important to remember that these are use case diagram guidelines and not rules. It’s alright to deviate if it improves the overall quality of the diagram. To get a deep understanding of use case diagrams, check out our </w:t>
      </w:r>
      <w:hyperlink r:id="rId11" w:tgtFrame="_blank" w:tooltip="Use case diagram tutorial" w:history="1">
        <w:r w:rsidRPr="00B0011C">
          <w:rPr>
            <w:rFonts w:ascii="Arial" w:eastAsia="Times New Roman" w:hAnsi="Arial" w:cs="Arial"/>
            <w:color w:val="43BCA4"/>
            <w:sz w:val="27"/>
            <w:u w:val="single"/>
          </w:rPr>
          <w:t>use case diagram tutorial</w:t>
        </w:r>
      </w:hyperlink>
      <w:r w:rsidRPr="00B0011C">
        <w:rPr>
          <w:rFonts w:ascii="Arial" w:eastAsia="Times New Roman" w:hAnsi="Arial" w:cs="Arial"/>
          <w:color w:val="3F3F3F"/>
          <w:sz w:val="27"/>
          <w:szCs w:val="27"/>
        </w:rPr>
        <w:t>.</w:t>
      </w:r>
    </w:p>
    <w:p w:rsidR="00B0011C" w:rsidRPr="00B0011C" w:rsidRDefault="00B0011C" w:rsidP="00B0011C">
      <w:pPr>
        <w:spacing w:before="750" w:after="225" w:line="240" w:lineRule="auto"/>
        <w:outlineLvl w:val="2"/>
        <w:rPr>
          <w:rFonts w:ascii="inherit" w:eastAsia="Times New Roman" w:hAnsi="inherit" w:cs="Arial"/>
          <w:color w:val="3F3F3F"/>
          <w:sz w:val="36"/>
          <w:szCs w:val="36"/>
        </w:rPr>
      </w:pPr>
      <w:r w:rsidRPr="00B0011C">
        <w:rPr>
          <w:rFonts w:ascii="inherit" w:eastAsia="Times New Roman" w:hAnsi="inherit" w:cs="Arial"/>
          <w:color w:val="3F3F3F"/>
          <w:sz w:val="36"/>
          <w:szCs w:val="36"/>
        </w:rPr>
        <w:t>Actors</w:t>
      </w:r>
    </w:p>
    <w:p w:rsidR="00B0011C" w:rsidRPr="00B0011C" w:rsidRDefault="00B0011C" w:rsidP="64C5E643">
      <w:pPr>
        <w:numPr>
          <w:ilvl w:val="0"/>
          <w:numId w:val="3"/>
        </w:numPr>
        <w:spacing w:before="100" w:beforeAutospacing="1" w:after="100" w:afterAutospacing="1" w:line="240" w:lineRule="auto"/>
        <w:ind w:left="3420"/>
        <w:rPr>
          <w:rFonts w:ascii="Arial" w:eastAsia="Times New Roman" w:hAnsi="Arial" w:cs="Arial"/>
          <w:color w:val="3F3F3F"/>
          <w:sz w:val="27"/>
          <w:szCs w:val="27"/>
        </w:rPr>
      </w:pPr>
      <w:r w:rsidRPr="64C5E643">
        <w:rPr>
          <w:rFonts w:ascii="Arial" w:eastAsia="Times New Roman" w:hAnsi="Arial" w:cs="Arial"/>
          <w:b/>
          <w:bCs/>
          <w:color w:val="3F3F3F"/>
          <w:sz w:val="27"/>
          <w:szCs w:val="27"/>
        </w:rPr>
        <w:t>Give meaningful business relevant names for actors</w:t>
      </w:r>
      <w:r w:rsidRPr="64C5E643">
        <w:rPr>
          <w:rFonts w:ascii="Arial" w:eastAsia="Times New Roman" w:hAnsi="Arial" w:cs="Arial"/>
          <w:color w:val="3F3F3F"/>
          <w:sz w:val="27"/>
          <w:szCs w:val="27"/>
        </w:rPr>
        <w:t> – For example, if your use case interacts with an outside organization it’s much better to name it with the function rather than the organization name. (</w:t>
      </w:r>
      <w:proofErr w:type="spellStart"/>
      <w:r w:rsidRPr="64C5E643">
        <w:rPr>
          <w:rFonts w:ascii="Arial" w:eastAsia="Times New Roman" w:hAnsi="Arial" w:cs="Arial"/>
          <w:color w:val="3F3F3F"/>
          <w:sz w:val="27"/>
          <w:szCs w:val="27"/>
        </w:rPr>
        <w:t>Eg</w:t>
      </w:r>
      <w:proofErr w:type="spellEnd"/>
      <w:r w:rsidRPr="64C5E643">
        <w:rPr>
          <w:rFonts w:ascii="Arial" w:eastAsia="Times New Roman" w:hAnsi="Arial" w:cs="Arial"/>
          <w:color w:val="3F3F3F"/>
          <w:sz w:val="27"/>
          <w:szCs w:val="27"/>
        </w:rPr>
        <w:t xml:space="preserve">: Airline Company is better than </w:t>
      </w:r>
      <w:proofErr w:type="spellStart"/>
      <w:r w:rsidRPr="64C5E643">
        <w:rPr>
          <w:rFonts w:ascii="Arial" w:eastAsia="Times New Roman" w:hAnsi="Arial" w:cs="Arial"/>
          <w:color w:val="3F3F3F"/>
          <w:sz w:val="27"/>
          <w:szCs w:val="27"/>
        </w:rPr>
        <w:t>PanAir</w:t>
      </w:r>
      <w:proofErr w:type="spellEnd"/>
      <w:r w:rsidRPr="64C5E643">
        <w:rPr>
          <w:rFonts w:ascii="Arial" w:eastAsia="Times New Roman" w:hAnsi="Arial" w:cs="Arial"/>
          <w:color w:val="3F3F3F"/>
          <w:sz w:val="27"/>
          <w:szCs w:val="27"/>
        </w:rPr>
        <w:t>)</w:t>
      </w:r>
    </w:p>
    <w:p w:rsidR="00B0011C" w:rsidRPr="00B0011C" w:rsidRDefault="00B0011C" w:rsidP="00B0011C">
      <w:pPr>
        <w:numPr>
          <w:ilvl w:val="0"/>
          <w:numId w:val="3"/>
        </w:numPr>
        <w:spacing w:before="100" w:beforeAutospacing="1" w:after="100" w:afterAutospacing="1" w:line="240" w:lineRule="auto"/>
        <w:ind w:left="3420"/>
        <w:rPr>
          <w:rFonts w:ascii="Arial" w:eastAsia="Times New Roman" w:hAnsi="Arial" w:cs="Arial"/>
          <w:color w:val="3F3F3F"/>
          <w:sz w:val="27"/>
          <w:szCs w:val="27"/>
        </w:rPr>
      </w:pPr>
      <w:r w:rsidRPr="00B0011C">
        <w:rPr>
          <w:rFonts w:ascii="Arial" w:eastAsia="Times New Roman" w:hAnsi="Arial" w:cs="Arial"/>
          <w:b/>
          <w:bCs/>
          <w:color w:val="3F3F3F"/>
          <w:sz w:val="27"/>
        </w:rPr>
        <w:t>Primary actors should be to the left side of the diagram</w:t>
      </w:r>
      <w:r w:rsidRPr="00B0011C">
        <w:rPr>
          <w:rFonts w:ascii="Arial" w:eastAsia="Times New Roman" w:hAnsi="Arial" w:cs="Arial"/>
          <w:color w:val="3F3F3F"/>
          <w:sz w:val="27"/>
          <w:szCs w:val="27"/>
        </w:rPr>
        <w:t> – This enables you to quickly highlight the important roles in the system.</w:t>
      </w:r>
    </w:p>
    <w:p w:rsidR="00B0011C" w:rsidRPr="00B0011C" w:rsidRDefault="00B0011C" w:rsidP="00B0011C">
      <w:pPr>
        <w:numPr>
          <w:ilvl w:val="0"/>
          <w:numId w:val="3"/>
        </w:numPr>
        <w:spacing w:before="100" w:beforeAutospacing="1" w:after="100" w:afterAutospacing="1" w:line="240" w:lineRule="auto"/>
        <w:ind w:left="3420"/>
        <w:rPr>
          <w:rFonts w:ascii="Arial" w:eastAsia="Times New Roman" w:hAnsi="Arial" w:cs="Arial"/>
          <w:color w:val="3F3F3F"/>
          <w:sz w:val="27"/>
          <w:szCs w:val="27"/>
        </w:rPr>
      </w:pPr>
      <w:r w:rsidRPr="00B0011C">
        <w:rPr>
          <w:rFonts w:ascii="Arial" w:eastAsia="Times New Roman" w:hAnsi="Arial" w:cs="Arial"/>
          <w:b/>
          <w:bCs/>
          <w:color w:val="3F3F3F"/>
          <w:sz w:val="27"/>
        </w:rPr>
        <w:t>Actors model roles (not positions)</w:t>
      </w:r>
      <w:r w:rsidRPr="00B0011C">
        <w:rPr>
          <w:rFonts w:ascii="Arial" w:eastAsia="Times New Roman" w:hAnsi="Arial" w:cs="Arial"/>
          <w:color w:val="3F3F3F"/>
          <w:sz w:val="27"/>
          <w:szCs w:val="27"/>
        </w:rPr>
        <w:t> – In a hotel both the front office executive and shift manager can make reservations. So something like “Reservation Agent” should be used for actor name to highlight the role.</w:t>
      </w:r>
    </w:p>
    <w:p w:rsidR="00B0011C" w:rsidRPr="00B0011C" w:rsidRDefault="00B0011C" w:rsidP="00B0011C">
      <w:pPr>
        <w:numPr>
          <w:ilvl w:val="0"/>
          <w:numId w:val="3"/>
        </w:numPr>
        <w:spacing w:before="100" w:beforeAutospacing="1" w:after="100" w:afterAutospacing="1" w:line="240" w:lineRule="auto"/>
        <w:ind w:left="3420"/>
        <w:rPr>
          <w:rFonts w:ascii="Arial" w:eastAsia="Times New Roman" w:hAnsi="Arial" w:cs="Arial"/>
          <w:color w:val="3F3F3F"/>
          <w:sz w:val="27"/>
          <w:szCs w:val="27"/>
        </w:rPr>
      </w:pPr>
      <w:r w:rsidRPr="00B0011C">
        <w:rPr>
          <w:rFonts w:ascii="Arial" w:eastAsia="Times New Roman" w:hAnsi="Arial" w:cs="Arial"/>
          <w:b/>
          <w:bCs/>
          <w:color w:val="3F3F3F"/>
          <w:sz w:val="27"/>
        </w:rPr>
        <w:t>External systems are actors</w:t>
      </w:r>
      <w:r w:rsidRPr="00B0011C">
        <w:rPr>
          <w:rFonts w:ascii="Arial" w:eastAsia="Times New Roman" w:hAnsi="Arial" w:cs="Arial"/>
          <w:color w:val="3F3F3F"/>
          <w:sz w:val="27"/>
          <w:szCs w:val="27"/>
        </w:rPr>
        <w:t xml:space="preserve"> – If your use case is send-email and if interacts with the email </w:t>
      </w:r>
      <w:r w:rsidRPr="00B0011C">
        <w:rPr>
          <w:rFonts w:ascii="Arial" w:eastAsia="Times New Roman" w:hAnsi="Arial" w:cs="Arial"/>
          <w:color w:val="3F3F3F"/>
          <w:sz w:val="27"/>
          <w:szCs w:val="27"/>
        </w:rPr>
        <w:lastRenderedPageBreak/>
        <w:t>management software then the software is an actor to that particular use case.</w:t>
      </w:r>
    </w:p>
    <w:p w:rsidR="00B0011C" w:rsidRPr="00B0011C" w:rsidRDefault="00B0011C" w:rsidP="00B0011C">
      <w:pPr>
        <w:numPr>
          <w:ilvl w:val="0"/>
          <w:numId w:val="3"/>
        </w:numPr>
        <w:spacing w:before="100" w:beforeAutospacing="1" w:after="100" w:afterAutospacing="1" w:line="240" w:lineRule="auto"/>
        <w:ind w:left="3420"/>
        <w:rPr>
          <w:rFonts w:ascii="Arial" w:eastAsia="Times New Roman" w:hAnsi="Arial" w:cs="Arial"/>
          <w:color w:val="3F3F3F"/>
          <w:sz w:val="27"/>
          <w:szCs w:val="27"/>
        </w:rPr>
      </w:pPr>
      <w:r w:rsidRPr="00B0011C">
        <w:rPr>
          <w:rFonts w:ascii="Arial" w:eastAsia="Times New Roman" w:hAnsi="Arial" w:cs="Arial"/>
          <w:b/>
          <w:bCs/>
          <w:color w:val="3F3F3F"/>
          <w:sz w:val="27"/>
        </w:rPr>
        <w:t>Actors don’t interact with other actors</w:t>
      </w:r>
      <w:r w:rsidRPr="00B0011C">
        <w:rPr>
          <w:rFonts w:ascii="Arial" w:eastAsia="Times New Roman" w:hAnsi="Arial" w:cs="Arial"/>
          <w:color w:val="3F3F3F"/>
          <w:sz w:val="27"/>
          <w:szCs w:val="27"/>
        </w:rPr>
        <w:t> – In case actors interact within a system you need to create a new use case diagram with the system in the previous diagram represented as an actor.</w:t>
      </w:r>
    </w:p>
    <w:p w:rsidR="00B0011C" w:rsidRPr="00B0011C" w:rsidRDefault="00B0011C" w:rsidP="00B0011C">
      <w:pPr>
        <w:numPr>
          <w:ilvl w:val="0"/>
          <w:numId w:val="3"/>
        </w:numPr>
        <w:spacing w:before="100" w:beforeAutospacing="1" w:after="100" w:afterAutospacing="1" w:line="240" w:lineRule="auto"/>
        <w:ind w:left="3420"/>
        <w:rPr>
          <w:rFonts w:ascii="Arial" w:eastAsia="Times New Roman" w:hAnsi="Arial" w:cs="Arial"/>
          <w:color w:val="3F3F3F"/>
          <w:sz w:val="27"/>
          <w:szCs w:val="27"/>
        </w:rPr>
      </w:pPr>
      <w:r w:rsidRPr="00B0011C">
        <w:rPr>
          <w:rFonts w:ascii="Arial" w:eastAsia="Times New Roman" w:hAnsi="Arial" w:cs="Arial"/>
          <w:b/>
          <w:bCs/>
          <w:color w:val="3F3F3F"/>
          <w:sz w:val="27"/>
        </w:rPr>
        <w:t>Place inheriting actors below the parent actor</w:t>
      </w:r>
      <w:r w:rsidRPr="00B0011C">
        <w:rPr>
          <w:rFonts w:ascii="Arial" w:eastAsia="Times New Roman" w:hAnsi="Arial" w:cs="Arial"/>
          <w:color w:val="3F3F3F"/>
          <w:sz w:val="27"/>
          <w:szCs w:val="27"/>
        </w:rPr>
        <w:t> – This is to make it more readable and to quickly highlight the use cases specific for that actor.</w:t>
      </w:r>
    </w:p>
    <w:p w:rsidR="00B0011C" w:rsidRPr="00B0011C" w:rsidRDefault="00B0011C" w:rsidP="00B0011C">
      <w:pPr>
        <w:spacing w:after="0" w:line="240" w:lineRule="auto"/>
        <w:rPr>
          <w:rFonts w:ascii="Arial" w:eastAsia="Times New Roman" w:hAnsi="Arial" w:cs="Arial"/>
          <w:color w:val="3F3F3F"/>
          <w:sz w:val="27"/>
          <w:szCs w:val="27"/>
        </w:rPr>
      </w:pPr>
      <w:r>
        <w:rPr>
          <w:rFonts w:ascii="Arial" w:eastAsia="Times New Roman" w:hAnsi="Arial" w:cs="Arial"/>
          <w:noProof/>
          <w:color w:val="43BCA4"/>
          <w:sz w:val="27"/>
          <w:szCs w:val="27"/>
        </w:rPr>
        <w:drawing>
          <wp:inline distT="0" distB="0" distL="0" distR="0">
            <wp:extent cx="4057650" cy="3190875"/>
            <wp:effectExtent l="19050" t="0" r="0" b="0"/>
            <wp:docPr id="2" name="Picture 2" descr="use case diagram guidelines for actor">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 case diagram guidelines for actor">
                      <a:hlinkClick r:id="rId12"/>
                    </pic:cNvPr>
                    <pic:cNvPicPr>
                      <a:picLocks noChangeAspect="1" noChangeArrowheads="1"/>
                    </pic:cNvPicPr>
                  </pic:nvPicPr>
                  <pic:blipFill>
                    <a:blip r:embed="rId13"/>
                    <a:srcRect/>
                    <a:stretch>
                      <a:fillRect/>
                    </a:stretch>
                  </pic:blipFill>
                  <pic:spPr bwMode="auto">
                    <a:xfrm>
                      <a:off x="0" y="0"/>
                      <a:ext cx="4057650" cy="3190875"/>
                    </a:xfrm>
                    <a:prstGeom prst="rect">
                      <a:avLst/>
                    </a:prstGeom>
                    <a:noFill/>
                    <a:ln w="9525">
                      <a:noFill/>
                      <a:miter lim="800000"/>
                      <a:headEnd/>
                      <a:tailEnd/>
                    </a:ln>
                  </pic:spPr>
                </pic:pic>
              </a:graphicData>
            </a:graphic>
          </wp:inline>
        </w:drawing>
      </w:r>
    </w:p>
    <w:p w:rsidR="00B0011C" w:rsidRPr="00B0011C" w:rsidRDefault="00B0011C" w:rsidP="00B0011C">
      <w:pPr>
        <w:spacing w:after="300" w:line="384" w:lineRule="atLeast"/>
        <w:jc w:val="center"/>
        <w:rPr>
          <w:rFonts w:ascii="Arial" w:eastAsia="Times New Roman" w:hAnsi="Arial" w:cs="Arial"/>
          <w:i/>
          <w:iCs/>
          <w:color w:val="565656"/>
          <w:sz w:val="20"/>
          <w:szCs w:val="20"/>
        </w:rPr>
      </w:pPr>
      <w:r w:rsidRPr="00B0011C">
        <w:rPr>
          <w:rFonts w:ascii="Arial" w:eastAsia="Times New Roman" w:hAnsi="Arial" w:cs="Arial"/>
          <w:i/>
          <w:iCs/>
          <w:color w:val="565656"/>
          <w:sz w:val="20"/>
          <w:szCs w:val="20"/>
        </w:rPr>
        <w:t>Some things to consider when creating the actor element in use cases</w:t>
      </w:r>
    </w:p>
    <w:p w:rsidR="00B0011C" w:rsidRPr="00B0011C" w:rsidRDefault="00B0011C" w:rsidP="00B0011C">
      <w:pPr>
        <w:spacing w:before="750" w:after="225" w:line="240" w:lineRule="auto"/>
        <w:outlineLvl w:val="2"/>
        <w:rPr>
          <w:rFonts w:ascii="inherit" w:eastAsia="Times New Roman" w:hAnsi="inherit" w:cs="Arial"/>
          <w:color w:val="3F3F3F"/>
          <w:sz w:val="36"/>
          <w:szCs w:val="36"/>
        </w:rPr>
      </w:pPr>
      <w:r w:rsidRPr="00B0011C">
        <w:rPr>
          <w:rFonts w:ascii="inherit" w:eastAsia="Times New Roman" w:hAnsi="inherit" w:cs="Arial"/>
          <w:color w:val="3F3F3F"/>
          <w:sz w:val="36"/>
          <w:szCs w:val="36"/>
        </w:rPr>
        <w:t>Use Cases</w:t>
      </w:r>
    </w:p>
    <w:p w:rsidR="00B0011C" w:rsidRPr="00B0011C" w:rsidRDefault="00B0011C" w:rsidP="00B0011C">
      <w:pPr>
        <w:numPr>
          <w:ilvl w:val="0"/>
          <w:numId w:val="4"/>
        </w:numPr>
        <w:spacing w:before="100" w:beforeAutospacing="1" w:after="100" w:afterAutospacing="1" w:line="240" w:lineRule="auto"/>
        <w:ind w:left="3420"/>
        <w:rPr>
          <w:rFonts w:ascii="Arial" w:eastAsia="Times New Roman" w:hAnsi="Arial" w:cs="Arial"/>
          <w:color w:val="3F3F3F"/>
          <w:sz w:val="27"/>
          <w:szCs w:val="27"/>
        </w:rPr>
      </w:pPr>
      <w:r w:rsidRPr="00B0011C">
        <w:rPr>
          <w:rFonts w:ascii="Arial" w:eastAsia="Times New Roman" w:hAnsi="Arial" w:cs="Arial"/>
          <w:b/>
          <w:bCs/>
          <w:color w:val="3F3F3F"/>
          <w:sz w:val="27"/>
        </w:rPr>
        <w:t>Names begin with a verb</w:t>
      </w:r>
      <w:r w:rsidRPr="00B0011C">
        <w:rPr>
          <w:rFonts w:ascii="Arial" w:eastAsia="Times New Roman" w:hAnsi="Arial" w:cs="Arial"/>
          <w:color w:val="3F3F3F"/>
          <w:sz w:val="27"/>
          <w:szCs w:val="27"/>
        </w:rPr>
        <w:t> – A use case models an action so the name should begin with a verb.</w:t>
      </w:r>
    </w:p>
    <w:p w:rsidR="00B0011C" w:rsidRPr="00B0011C" w:rsidRDefault="00B0011C" w:rsidP="00B0011C">
      <w:pPr>
        <w:numPr>
          <w:ilvl w:val="0"/>
          <w:numId w:val="4"/>
        </w:numPr>
        <w:spacing w:before="100" w:beforeAutospacing="1" w:after="100" w:afterAutospacing="1" w:line="240" w:lineRule="auto"/>
        <w:ind w:left="3420"/>
        <w:rPr>
          <w:rFonts w:ascii="Arial" w:eastAsia="Times New Roman" w:hAnsi="Arial" w:cs="Arial"/>
          <w:color w:val="3F3F3F"/>
          <w:sz w:val="27"/>
          <w:szCs w:val="27"/>
        </w:rPr>
      </w:pPr>
      <w:r w:rsidRPr="00B0011C">
        <w:rPr>
          <w:rFonts w:ascii="Arial" w:eastAsia="Times New Roman" w:hAnsi="Arial" w:cs="Arial"/>
          <w:b/>
          <w:bCs/>
          <w:color w:val="3F3F3F"/>
          <w:sz w:val="27"/>
        </w:rPr>
        <w:t>Make the name descriptive</w:t>
      </w:r>
      <w:r w:rsidRPr="00B0011C">
        <w:rPr>
          <w:rFonts w:ascii="Arial" w:eastAsia="Times New Roman" w:hAnsi="Arial" w:cs="Arial"/>
          <w:color w:val="3F3F3F"/>
          <w:sz w:val="27"/>
          <w:szCs w:val="27"/>
        </w:rPr>
        <w:t xml:space="preserve"> – This is to give </w:t>
      </w:r>
      <w:proofErr w:type="gramStart"/>
      <w:r w:rsidRPr="00B0011C">
        <w:rPr>
          <w:rFonts w:ascii="Arial" w:eastAsia="Times New Roman" w:hAnsi="Arial" w:cs="Arial"/>
          <w:color w:val="3F3F3F"/>
          <w:sz w:val="27"/>
          <w:szCs w:val="27"/>
        </w:rPr>
        <w:t>more</w:t>
      </w:r>
      <w:proofErr w:type="gramEnd"/>
      <w:r w:rsidRPr="00B0011C">
        <w:rPr>
          <w:rFonts w:ascii="Arial" w:eastAsia="Times New Roman" w:hAnsi="Arial" w:cs="Arial"/>
          <w:color w:val="3F3F3F"/>
          <w:sz w:val="27"/>
          <w:szCs w:val="27"/>
        </w:rPr>
        <w:t xml:space="preserve"> information for others who are looking at the diagram. For example “Print Invoice</w:t>
      </w:r>
      <w:proofErr w:type="gramStart"/>
      <w:r w:rsidRPr="00B0011C">
        <w:rPr>
          <w:rFonts w:ascii="Arial" w:eastAsia="Times New Roman" w:hAnsi="Arial" w:cs="Arial"/>
          <w:color w:val="3F3F3F"/>
          <w:sz w:val="27"/>
          <w:szCs w:val="27"/>
        </w:rPr>
        <w:t>”  is</w:t>
      </w:r>
      <w:proofErr w:type="gramEnd"/>
      <w:r w:rsidRPr="00B0011C">
        <w:rPr>
          <w:rFonts w:ascii="Arial" w:eastAsia="Times New Roman" w:hAnsi="Arial" w:cs="Arial"/>
          <w:color w:val="3F3F3F"/>
          <w:sz w:val="27"/>
          <w:szCs w:val="27"/>
        </w:rPr>
        <w:t xml:space="preserve"> better than “Print”.</w:t>
      </w:r>
    </w:p>
    <w:p w:rsidR="00B0011C" w:rsidRPr="00B0011C" w:rsidRDefault="00B0011C" w:rsidP="00B0011C">
      <w:pPr>
        <w:numPr>
          <w:ilvl w:val="0"/>
          <w:numId w:val="4"/>
        </w:numPr>
        <w:spacing w:before="100" w:beforeAutospacing="1" w:after="100" w:afterAutospacing="1" w:line="240" w:lineRule="auto"/>
        <w:ind w:left="3420"/>
        <w:rPr>
          <w:rFonts w:ascii="Arial" w:eastAsia="Times New Roman" w:hAnsi="Arial" w:cs="Arial"/>
          <w:color w:val="3F3F3F"/>
          <w:sz w:val="27"/>
          <w:szCs w:val="27"/>
        </w:rPr>
      </w:pPr>
      <w:r w:rsidRPr="00B0011C">
        <w:rPr>
          <w:rFonts w:ascii="Arial" w:eastAsia="Times New Roman" w:hAnsi="Arial" w:cs="Arial"/>
          <w:b/>
          <w:bCs/>
          <w:color w:val="3F3F3F"/>
          <w:sz w:val="27"/>
        </w:rPr>
        <w:t>Highlight the logical order</w:t>
      </w:r>
      <w:r w:rsidRPr="00B0011C">
        <w:rPr>
          <w:rFonts w:ascii="Arial" w:eastAsia="Times New Roman" w:hAnsi="Arial" w:cs="Arial"/>
          <w:color w:val="3F3F3F"/>
          <w:sz w:val="27"/>
          <w:szCs w:val="27"/>
        </w:rPr>
        <w:t xml:space="preserve"> – For example, if you’re analyzing a bank customer typical use </w:t>
      </w:r>
      <w:r w:rsidRPr="00B0011C">
        <w:rPr>
          <w:rFonts w:ascii="Arial" w:eastAsia="Times New Roman" w:hAnsi="Arial" w:cs="Arial"/>
          <w:color w:val="3F3F3F"/>
          <w:sz w:val="27"/>
          <w:szCs w:val="27"/>
        </w:rPr>
        <w:lastRenderedPageBreak/>
        <w:t>cases include open account, deposit and withdraw. Showing them in the logical order makes more sense.</w:t>
      </w:r>
    </w:p>
    <w:p w:rsidR="00B0011C" w:rsidRPr="00B0011C" w:rsidRDefault="00B0011C" w:rsidP="64C5E643">
      <w:pPr>
        <w:numPr>
          <w:ilvl w:val="0"/>
          <w:numId w:val="4"/>
        </w:numPr>
        <w:spacing w:before="100" w:beforeAutospacing="1" w:after="100" w:afterAutospacing="1" w:line="240" w:lineRule="auto"/>
        <w:ind w:left="3420"/>
        <w:rPr>
          <w:rFonts w:ascii="Arial" w:eastAsia="Times New Roman" w:hAnsi="Arial" w:cs="Arial"/>
          <w:color w:val="3F3F3F"/>
          <w:sz w:val="27"/>
          <w:szCs w:val="27"/>
        </w:rPr>
      </w:pPr>
      <w:r w:rsidRPr="64C5E643">
        <w:rPr>
          <w:rFonts w:ascii="Arial" w:eastAsia="Times New Roman" w:hAnsi="Arial" w:cs="Arial"/>
          <w:b/>
          <w:bCs/>
          <w:color w:val="3F3F3F"/>
          <w:sz w:val="27"/>
          <w:szCs w:val="27"/>
        </w:rPr>
        <w:t xml:space="preserve">Place included use cases to the right of the invoking </w:t>
      </w:r>
      <w:del w:id="0" w:author="joshidhiren07" w:date="2021-02-21T13:30:00Z">
        <w:r w:rsidRPr="64C5E643" w:rsidDel="00B0011C">
          <w:rPr>
            <w:rFonts w:ascii="Arial" w:eastAsia="Times New Roman" w:hAnsi="Arial" w:cs="Arial"/>
            <w:b/>
            <w:bCs/>
            <w:color w:val="3F3F3F"/>
            <w:sz w:val="27"/>
            <w:szCs w:val="27"/>
          </w:rPr>
          <w:delText>use</w:delText>
        </w:r>
      </w:del>
      <w:r w:rsidRPr="64C5E643">
        <w:rPr>
          <w:rFonts w:ascii="Arial" w:eastAsia="Times New Roman" w:hAnsi="Arial" w:cs="Arial"/>
          <w:b/>
          <w:bCs/>
          <w:color w:val="3F3F3F"/>
          <w:sz w:val="27"/>
          <w:szCs w:val="27"/>
        </w:rPr>
        <w:t xml:space="preserve"> case</w:t>
      </w:r>
      <w:r w:rsidRPr="64C5E643">
        <w:rPr>
          <w:rFonts w:ascii="Arial" w:eastAsia="Times New Roman" w:hAnsi="Arial" w:cs="Arial"/>
          <w:color w:val="3F3F3F"/>
          <w:sz w:val="27"/>
          <w:szCs w:val="27"/>
        </w:rPr>
        <w:t> – This is done to improve readability and add clarity.</w:t>
      </w:r>
    </w:p>
    <w:p w:rsidR="00B0011C" w:rsidRPr="00B0011C" w:rsidRDefault="00B0011C" w:rsidP="00B0011C">
      <w:pPr>
        <w:numPr>
          <w:ilvl w:val="0"/>
          <w:numId w:val="4"/>
        </w:numPr>
        <w:spacing w:before="100" w:beforeAutospacing="1" w:after="100" w:afterAutospacing="1" w:line="240" w:lineRule="auto"/>
        <w:ind w:left="3420"/>
        <w:rPr>
          <w:rFonts w:ascii="Arial" w:eastAsia="Times New Roman" w:hAnsi="Arial" w:cs="Arial"/>
          <w:color w:val="3F3F3F"/>
          <w:sz w:val="27"/>
          <w:szCs w:val="27"/>
        </w:rPr>
      </w:pPr>
      <w:r w:rsidRPr="00B0011C">
        <w:rPr>
          <w:rFonts w:ascii="Arial" w:eastAsia="Times New Roman" w:hAnsi="Arial" w:cs="Arial"/>
          <w:b/>
          <w:bCs/>
          <w:color w:val="3F3F3F"/>
          <w:sz w:val="27"/>
        </w:rPr>
        <w:t>Place inheriting use case below parent use case</w:t>
      </w:r>
      <w:r w:rsidRPr="00B0011C">
        <w:rPr>
          <w:rFonts w:ascii="Arial" w:eastAsia="Times New Roman" w:hAnsi="Arial" w:cs="Arial"/>
          <w:color w:val="3F3F3F"/>
          <w:sz w:val="27"/>
          <w:szCs w:val="27"/>
        </w:rPr>
        <w:t> – Again this is done to improve the readability of the diagram.</w:t>
      </w:r>
    </w:p>
    <w:p w:rsidR="00B0011C" w:rsidRPr="00B0011C" w:rsidRDefault="0097290A" w:rsidP="00B0011C">
      <w:pPr>
        <w:spacing w:after="0" w:line="240" w:lineRule="auto"/>
        <w:rPr>
          <w:rFonts w:ascii="Arial" w:eastAsia="Times New Roman" w:hAnsi="Arial" w:cs="Arial"/>
          <w:color w:val="3F3F3F"/>
          <w:sz w:val="27"/>
          <w:szCs w:val="27"/>
        </w:rPr>
      </w:pPr>
      <w:r>
        <w:rPr>
          <w:rFonts w:ascii="Arial" w:eastAsia="Times New Roman" w:hAnsi="Arial" w:cs="Arial"/>
          <w:b/>
          <w:bCs/>
          <w:noProof/>
          <w:color w:val="3F3F3F"/>
          <w:sz w:val="27"/>
        </w:rPr>
        <w:pict>
          <v:rect id="_x0000_s1026" style="position:absolute;margin-left:93.75pt;margin-top:5.3pt;width:318pt;height:335.25pt;z-index:251658240">
            <v:fill opacity="0"/>
          </v:rect>
        </w:pict>
      </w:r>
      <w:r w:rsidR="00B0011C">
        <w:rPr>
          <w:rFonts w:ascii="Arial" w:eastAsia="Times New Roman" w:hAnsi="Arial" w:cs="Arial"/>
          <w:noProof/>
          <w:color w:val="43BCA4"/>
          <w:sz w:val="27"/>
          <w:szCs w:val="27"/>
        </w:rPr>
        <w:drawing>
          <wp:inline distT="0" distB="0" distL="0" distR="0">
            <wp:extent cx="3695700" cy="4333875"/>
            <wp:effectExtent l="0" t="0" r="0" b="0"/>
            <wp:docPr id="3" name="Picture 3" descr="guidelines to follow when drawing use cases in use case diagrams">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uidelines to follow when drawing use cases in use case diagrams">
                      <a:hlinkClick r:id="rId14"/>
                    </pic:cNvPr>
                    <pic:cNvPicPr>
                      <a:picLocks noChangeAspect="1" noChangeArrowheads="1"/>
                    </pic:cNvPicPr>
                  </pic:nvPicPr>
                  <pic:blipFill>
                    <a:blip r:embed="rId15"/>
                    <a:srcRect/>
                    <a:stretch>
                      <a:fillRect/>
                    </a:stretch>
                  </pic:blipFill>
                  <pic:spPr bwMode="auto">
                    <a:xfrm>
                      <a:off x="0" y="0"/>
                      <a:ext cx="3695700" cy="4333875"/>
                    </a:xfrm>
                    <a:prstGeom prst="rect">
                      <a:avLst/>
                    </a:prstGeom>
                    <a:noFill/>
                    <a:ln w="9525">
                      <a:noFill/>
                      <a:miter lim="800000"/>
                      <a:headEnd/>
                      <a:tailEnd/>
                    </a:ln>
                  </pic:spPr>
                </pic:pic>
              </a:graphicData>
            </a:graphic>
          </wp:inline>
        </w:drawing>
      </w:r>
    </w:p>
    <w:p w:rsidR="00B0011C" w:rsidRPr="00B0011C" w:rsidRDefault="00B0011C" w:rsidP="00B0011C">
      <w:pPr>
        <w:spacing w:after="300" w:line="384" w:lineRule="atLeast"/>
        <w:jc w:val="center"/>
        <w:rPr>
          <w:rFonts w:ascii="Arial" w:eastAsia="Times New Roman" w:hAnsi="Arial" w:cs="Arial"/>
          <w:i/>
          <w:iCs/>
          <w:color w:val="565656"/>
          <w:sz w:val="20"/>
          <w:szCs w:val="20"/>
        </w:rPr>
      </w:pPr>
      <w:r w:rsidRPr="00B0011C">
        <w:rPr>
          <w:rFonts w:ascii="Arial" w:eastAsia="Times New Roman" w:hAnsi="Arial" w:cs="Arial"/>
          <w:i/>
          <w:iCs/>
          <w:color w:val="565656"/>
          <w:sz w:val="20"/>
          <w:szCs w:val="20"/>
        </w:rPr>
        <w:t>Few things to consider when drawing use cases</w:t>
      </w:r>
    </w:p>
    <w:p w:rsidR="00B0011C" w:rsidRPr="00B0011C" w:rsidRDefault="00B0011C" w:rsidP="00B0011C">
      <w:pPr>
        <w:spacing w:before="750" w:after="225" w:line="240" w:lineRule="auto"/>
        <w:outlineLvl w:val="2"/>
        <w:rPr>
          <w:rFonts w:ascii="inherit" w:eastAsia="Times New Roman" w:hAnsi="inherit" w:cs="Arial"/>
          <w:color w:val="3F3F3F"/>
          <w:sz w:val="36"/>
          <w:szCs w:val="36"/>
        </w:rPr>
      </w:pPr>
      <w:r w:rsidRPr="00B0011C">
        <w:rPr>
          <w:rFonts w:ascii="inherit" w:eastAsia="Times New Roman" w:hAnsi="inherit" w:cs="Arial"/>
          <w:color w:val="3F3F3F"/>
          <w:sz w:val="36"/>
          <w:szCs w:val="36"/>
        </w:rPr>
        <w:t>Relationships</w:t>
      </w:r>
    </w:p>
    <w:p w:rsidR="00B0011C" w:rsidRPr="00B0011C" w:rsidRDefault="00B0011C" w:rsidP="00B0011C">
      <w:pPr>
        <w:numPr>
          <w:ilvl w:val="0"/>
          <w:numId w:val="5"/>
        </w:numPr>
        <w:spacing w:before="100" w:beforeAutospacing="1" w:after="100" w:afterAutospacing="1" w:line="240" w:lineRule="auto"/>
        <w:ind w:left="3420"/>
        <w:rPr>
          <w:rFonts w:ascii="Arial" w:eastAsia="Times New Roman" w:hAnsi="Arial" w:cs="Arial"/>
          <w:color w:val="3F3F3F"/>
          <w:sz w:val="27"/>
          <w:szCs w:val="27"/>
        </w:rPr>
      </w:pPr>
      <w:r w:rsidRPr="00B0011C">
        <w:rPr>
          <w:rFonts w:ascii="Arial" w:eastAsia="Times New Roman" w:hAnsi="Arial" w:cs="Arial"/>
          <w:color w:val="3F3F3F"/>
          <w:sz w:val="27"/>
          <w:szCs w:val="27"/>
        </w:rPr>
        <w:t>Arrow points to the base use case when using &lt;&lt;extend&gt;&gt;</w:t>
      </w:r>
    </w:p>
    <w:p w:rsidR="00B0011C" w:rsidRPr="00B0011C" w:rsidRDefault="00B0011C" w:rsidP="00B0011C">
      <w:pPr>
        <w:numPr>
          <w:ilvl w:val="0"/>
          <w:numId w:val="5"/>
        </w:numPr>
        <w:spacing w:before="100" w:beforeAutospacing="1" w:after="100" w:afterAutospacing="1" w:line="240" w:lineRule="auto"/>
        <w:ind w:left="3420"/>
        <w:rPr>
          <w:rFonts w:ascii="Arial" w:eastAsia="Times New Roman" w:hAnsi="Arial" w:cs="Arial"/>
          <w:color w:val="3F3F3F"/>
          <w:sz w:val="27"/>
          <w:szCs w:val="27"/>
        </w:rPr>
      </w:pPr>
      <w:r w:rsidRPr="00B0011C">
        <w:rPr>
          <w:rFonts w:ascii="Arial" w:eastAsia="Times New Roman" w:hAnsi="Arial" w:cs="Arial"/>
          <w:color w:val="3F3F3F"/>
          <w:sz w:val="27"/>
          <w:szCs w:val="27"/>
        </w:rPr>
        <w:lastRenderedPageBreak/>
        <w:t>&lt;&lt;extend&gt;&gt; can have optional extension conditions</w:t>
      </w:r>
    </w:p>
    <w:p w:rsidR="00B0011C" w:rsidRPr="00B0011C" w:rsidRDefault="00B0011C" w:rsidP="00B0011C">
      <w:pPr>
        <w:numPr>
          <w:ilvl w:val="0"/>
          <w:numId w:val="5"/>
        </w:numPr>
        <w:spacing w:before="100" w:beforeAutospacing="1" w:after="100" w:afterAutospacing="1" w:line="240" w:lineRule="auto"/>
        <w:ind w:left="3420"/>
        <w:rPr>
          <w:rFonts w:ascii="Arial" w:eastAsia="Times New Roman" w:hAnsi="Arial" w:cs="Arial"/>
          <w:color w:val="3F3F3F"/>
          <w:sz w:val="27"/>
          <w:szCs w:val="27"/>
        </w:rPr>
      </w:pPr>
      <w:r w:rsidRPr="00B0011C">
        <w:rPr>
          <w:rFonts w:ascii="Arial" w:eastAsia="Times New Roman" w:hAnsi="Arial" w:cs="Arial"/>
          <w:color w:val="3F3F3F"/>
          <w:sz w:val="27"/>
          <w:szCs w:val="27"/>
        </w:rPr>
        <w:t>Arrow points to the included use case when using &lt;&lt;include&gt;&gt;</w:t>
      </w:r>
    </w:p>
    <w:p w:rsidR="00B0011C" w:rsidRPr="00B0011C" w:rsidRDefault="00B0011C" w:rsidP="00B0011C">
      <w:pPr>
        <w:numPr>
          <w:ilvl w:val="0"/>
          <w:numId w:val="5"/>
        </w:numPr>
        <w:spacing w:before="100" w:beforeAutospacing="1" w:after="100" w:afterAutospacing="1" w:line="240" w:lineRule="auto"/>
        <w:ind w:left="3420"/>
        <w:rPr>
          <w:rFonts w:ascii="Arial" w:eastAsia="Times New Roman" w:hAnsi="Arial" w:cs="Arial"/>
          <w:color w:val="3F3F3F"/>
          <w:sz w:val="27"/>
          <w:szCs w:val="27"/>
        </w:rPr>
      </w:pPr>
      <w:r w:rsidRPr="00B0011C">
        <w:rPr>
          <w:rFonts w:ascii="Arial" w:eastAsia="Times New Roman" w:hAnsi="Arial" w:cs="Arial"/>
          <w:color w:val="3F3F3F"/>
          <w:sz w:val="27"/>
          <w:szCs w:val="27"/>
        </w:rPr>
        <w:t>Both &lt;&lt;extend&gt;&gt; and &lt;&lt;include&gt;&gt; are shown as </w:t>
      </w:r>
      <w:hyperlink r:id="rId16" w:history="1">
        <w:r w:rsidRPr="00B0011C">
          <w:rPr>
            <w:rFonts w:ascii="Arial" w:eastAsia="Times New Roman" w:hAnsi="Arial" w:cs="Arial"/>
            <w:color w:val="43BCA4"/>
            <w:sz w:val="27"/>
            <w:u w:val="single"/>
          </w:rPr>
          <w:t>dashed</w:t>
        </w:r>
      </w:hyperlink>
      <w:r w:rsidRPr="00B0011C">
        <w:rPr>
          <w:rFonts w:ascii="Arial" w:eastAsia="Times New Roman" w:hAnsi="Arial" w:cs="Arial"/>
          <w:color w:val="3F3F3F"/>
          <w:sz w:val="27"/>
          <w:szCs w:val="27"/>
        </w:rPr>
        <w:t> arrows.</w:t>
      </w:r>
    </w:p>
    <w:p w:rsidR="00B0011C" w:rsidRPr="00B0011C" w:rsidRDefault="00B0011C" w:rsidP="00B0011C">
      <w:pPr>
        <w:numPr>
          <w:ilvl w:val="0"/>
          <w:numId w:val="5"/>
        </w:numPr>
        <w:spacing w:before="100" w:beforeAutospacing="1" w:after="100" w:afterAutospacing="1" w:line="240" w:lineRule="auto"/>
        <w:ind w:left="3420"/>
        <w:rPr>
          <w:rFonts w:ascii="Arial" w:eastAsia="Times New Roman" w:hAnsi="Arial" w:cs="Arial"/>
          <w:color w:val="3F3F3F"/>
          <w:sz w:val="27"/>
          <w:szCs w:val="27"/>
        </w:rPr>
      </w:pPr>
      <w:r w:rsidRPr="00B0011C">
        <w:rPr>
          <w:rFonts w:ascii="Arial" w:eastAsia="Times New Roman" w:hAnsi="Arial" w:cs="Arial"/>
          <w:color w:val="3F3F3F"/>
          <w:sz w:val="27"/>
          <w:szCs w:val="27"/>
        </w:rPr>
        <w:t>Actor and use case relationship don’t show arrows.</w:t>
      </w:r>
    </w:p>
    <w:p w:rsidR="00B0011C" w:rsidRDefault="00B0011C" w:rsidP="00B0011C">
      <w:pPr>
        <w:spacing w:after="300" w:line="240" w:lineRule="auto"/>
        <w:rPr>
          <w:rFonts w:ascii="Arial" w:eastAsia="Times New Roman" w:hAnsi="Arial" w:cs="Arial"/>
          <w:color w:val="3F3F3F"/>
          <w:sz w:val="27"/>
          <w:szCs w:val="27"/>
        </w:rPr>
      </w:pPr>
      <w:r w:rsidRPr="00B0011C">
        <w:rPr>
          <w:rFonts w:ascii="Arial" w:eastAsia="Times New Roman" w:hAnsi="Arial" w:cs="Arial"/>
          <w:color w:val="3F3F3F"/>
          <w:sz w:val="27"/>
          <w:szCs w:val="27"/>
        </w:rPr>
        <w:t>Check out the link to learn more about </w:t>
      </w:r>
      <w:hyperlink r:id="rId17" w:tgtFrame="_blank" w:tooltip="Use Case Diagram Relationships Explained with Examples" w:history="1">
        <w:r w:rsidRPr="00B0011C">
          <w:rPr>
            <w:rFonts w:ascii="Arial" w:eastAsia="Times New Roman" w:hAnsi="Arial" w:cs="Arial"/>
            <w:color w:val="43BCA4"/>
            <w:sz w:val="27"/>
            <w:u w:val="single"/>
          </w:rPr>
          <w:t>use case diagram relationships</w:t>
        </w:r>
      </w:hyperlink>
      <w:r w:rsidRPr="00B0011C">
        <w:rPr>
          <w:rFonts w:ascii="Arial" w:eastAsia="Times New Roman" w:hAnsi="Arial" w:cs="Arial"/>
          <w:color w:val="3F3F3F"/>
          <w:sz w:val="27"/>
          <w:szCs w:val="27"/>
        </w:rPr>
        <w:t>.</w:t>
      </w:r>
    </w:p>
    <w:p w:rsidR="00B0011C" w:rsidRDefault="00B0011C" w:rsidP="00B0011C">
      <w:pPr>
        <w:spacing w:after="300" w:line="240" w:lineRule="auto"/>
        <w:rPr>
          <w:rFonts w:ascii="Arial" w:eastAsia="Times New Roman" w:hAnsi="Arial" w:cs="Arial"/>
          <w:color w:val="3F3F3F"/>
          <w:sz w:val="27"/>
          <w:szCs w:val="27"/>
        </w:rPr>
      </w:pPr>
    </w:p>
    <w:p w:rsidR="00B0011C" w:rsidRDefault="00B0011C" w:rsidP="00B0011C">
      <w:pPr>
        <w:spacing w:after="300" w:line="240" w:lineRule="auto"/>
        <w:rPr>
          <w:rFonts w:ascii="Arial" w:eastAsia="Times New Roman" w:hAnsi="Arial" w:cs="Arial"/>
          <w:color w:val="3F3F3F"/>
          <w:sz w:val="27"/>
          <w:szCs w:val="27"/>
        </w:rPr>
      </w:pPr>
      <w:r>
        <w:rPr>
          <w:rFonts w:ascii="Arial" w:eastAsia="Times New Roman" w:hAnsi="Arial" w:cs="Arial"/>
          <w:color w:val="3F3F3F"/>
          <w:sz w:val="27"/>
          <w:szCs w:val="27"/>
        </w:rPr>
        <w:t xml:space="preserve">System </w:t>
      </w:r>
      <w:proofErr w:type="spellStart"/>
      <w:r>
        <w:rPr>
          <w:rFonts w:ascii="Arial" w:eastAsia="Times New Roman" w:hAnsi="Arial" w:cs="Arial"/>
          <w:color w:val="3F3F3F"/>
          <w:sz w:val="27"/>
          <w:szCs w:val="27"/>
        </w:rPr>
        <w:t>boundry</w:t>
      </w:r>
      <w:proofErr w:type="spellEnd"/>
      <w:r>
        <w:rPr>
          <w:rFonts w:ascii="Arial" w:eastAsia="Times New Roman" w:hAnsi="Arial" w:cs="Arial"/>
          <w:color w:val="3F3F3F"/>
          <w:sz w:val="27"/>
          <w:szCs w:val="27"/>
        </w:rPr>
        <w:t xml:space="preserve"> is not visible.</w:t>
      </w:r>
    </w:p>
    <w:p w:rsidR="00B0011C" w:rsidRDefault="0097290A" w:rsidP="00B0011C">
      <w:pPr>
        <w:spacing w:after="300" w:line="240" w:lineRule="auto"/>
        <w:rPr>
          <w:rFonts w:ascii="Arial" w:eastAsia="Times New Roman" w:hAnsi="Arial" w:cs="Arial"/>
          <w:color w:val="3F3F3F"/>
          <w:sz w:val="27"/>
          <w:szCs w:val="27"/>
        </w:rPr>
      </w:pPr>
      <w:r>
        <w:rPr>
          <w:noProof/>
        </w:rPr>
        <w:pict>
          <v:rect id="_x0000_s1027" style="position:absolute;margin-left:79.5pt;margin-top:5pt;width:318pt;height:335.25pt;z-index:251659264">
            <v:fill opacity="0"/>
          </v:rect>
        </w:pict>
      </w:r>
      <w:r w:rsidR="00B0011C">
        <w:rPr>
          <w:noProof/>
        </w:rPr>
        <w:drawing>
          <wp:inline distT="0" distB="0" distL="0" distR="0">
            <wp:extent cx="4924425" cy="4333875"/>
            <wp:effectExtent l="0" t="0" r="0" b="0"/>
            <wp:docPr id="38" name="Picture 38" descr="guidelines to follow when drawing use cases in use case dia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guidelines to follow when drawing use cases in use case diagrams"/>
                    <pic:cNvPicPr>
                      <a:picLocks noChangeAspect="1" noChangeArrowheads="1"/>
                    </pic:cNvPicPr>
                  </pic:nvPicPr>
                  <pic:blipFill>
                    <a:blip r:embed="rId15"/>
                    <a:srcRect/>
                    <a:stretch>
                      <a:fillRect/>
                    </a:stretch>
                  </pic:blipFill>
                  <pic:spPr bwMode="auto">
                    <a:xfrm>
                      <a:off x="0" y="0"/>
                      <a:ext cx="4924425" cy="4333875"/>
                    </a:xfrm>
                    <a:prstGeom prst="rect">
                      <a:avLst/>
                    </a:prstGeom>
                    <a:noFill/>
                    <a:ln w="9525">
                      <a:noFill/>
                      <a:miter lim="800000"/>
                      <a:headEnd/>
                      <a:tailEnd/>
                    </a:ln>
                  </pic:spPr>
                </pic:pic>
              </a:graphicData>
            </a:graphic>
          </wp:inline>
        </w:drawing>
      </w:r>
    </w:p>
    <w:p w:rsidR="00E030C1" w:rsidRDefault="00E030C1" w:rsidP="00B0011C">
      <w:pPr>
        <w:spacing w:after="300" w:line="240" w:lineRule="auto"/>
        <w:rPr>
          <w:rFonts w:ascii="Arial" w:eastAsia="Times New Roman" w:hAnsi="Arial" w:cs="Arial"/>
          <w:color w:val="3F3F3F"/>
          <w:sz w:val="27"/>
          <w:szCs w:val="27"/>
        </w:rPr>
      </w:pPr>
    </w:p>
    <w:p w:rsidR="00E030C1" w:rsidRPr="00E030C1" w:rsidRDefault="00E030C1" w:rsidP="00E030C1">
      <w:pPr>
        <w:shd w:val="clear" w:color="auto" w:fill="FFFFFF"/>
        <w:spacing w:before="100" w:beforeAutospacing="1" w:after="100" w:afterAutospacing="1" w:line="240" w:lineRule="auto"/>
        <w:rPr>
          <w:rFonts w:ascii="Arial" w:eastAsia="Times New Roman" w:hAnsi="Arial" w:cs="Arial"/>
          <w:color w:val="000000"/>
          <w:sz w:val="20"/>
          <w:szCs w:val="20"/>
        </w:rPr>
      </w:pPr>
      <w:r w:rsidRPr="00E030C1">
        <w:rPr>
          <w:rFonts w:ascii="Arial" w:eastAsia="Times New Roman" w:hAnsi="Arial" w:cs="Arial"/>
          <w:color w:val="000000"/>
          <w:sz w:val="20"/>
          <w:szCs w:val="20"/>
        </w:rPr>
        <w:t>A </w:t>
      </w:r>
      <w:hyperlink r:id="rId18" w:history="1">
        <w:r w:rsidRPr="00E030C1">
          <w:rPr>
            <w:rFonts w:ascii="Arial" w:eastAsia="Times New Roman" w:hAnsi="Arial" w:cs="Arial"/>
            <w:color w:val="800000"/>
            <w:sz w:val="20"/>
            <w:u w:val="single"/>
          </w:rPr>
          <w:t>use case diagram</w:t>
        </w:r>
      </w:hyperlink>
      <w:r w:rsidRPr="00E030C1">
        <w:rPr>
          <w:rFonts w:ascii="Arial" w:eastAsia="Times New Roman" w:hAnsi="Arial" w:cs="Arial"/>
          <w:color w:val="000000"/>
          <w:sz w:val="20"/>
          <w:szCs w:val="20"/>
        </w:rPr>
        <w:t> is "a diagram that shows the relationships among actors and use cases within a system</w:t>
      </w:r>
      <w:proofErr w:type="gramStart"/>
      <w:r w:rsidRPr="00E030C1">
        <w:rPr>
          <w:rFonts w:ascii="Arial" w:eastAsia="Times New Roman" w:hAnsi="Arial" w:cs="Arial"/>
          <w:color w:val="000000"/>
          <w:sz w:val="20"/>
          <w:szCs w:val="20"/>
        </w:rPr>
        <w:t>. "</w:t>
      </w:r>
      <w:proofErr w:type="gramEnd"/>
      <w:r w:rsidRPr="00E030C1">
        <w:rPr>
          <w:rFonts w:ascii="Arial" w:eastAsia="Times New Roman" w:hAnsi="Arial" w:cs="Arial"/>
          <w:color w:val="000000"/>
          <w:sz w:val="20"/>
          <w:szCs w:val="20"/>
        </w:rPr>
        <w:t>Use case diagrams are often used to:</w:t>
      </w:r>
    </w:p>
    <w:p w:rsidR="00E030C1" w:rsidRPr="00E030C1" w:rsidRDefault="00E030C1" w:rsidP="00E030C1">
      <w:pPr>
        <w:numPr>
          <w:ilvl w:val="0"/>
          <w:numId w:val="13"/>
        </w:numPr>
        <w:shd w:val="clear" w:color="auto" w:fill="FFFFFF"/>
        <w:spacing w:before="100" w:beforeAutospacing="1" w:after="100" w:afterAutospacing="1" w:line="240" w:lineRule="auto"/>
        <w:rPr>
          <w:rFonts w:ascii="Arial" w:eastAsia="Times New Roman" w:hAnsi="Arial" w:cs="Arial"/>
          <w:color w:val="000000"/>
          <w:sz w:val="20"/>
          <w:szCs w:val="20"/>
        </w:rPr>
      </w:pPr>
      <w:r w:rsidRPr="00E030C1">
        <w:rPr>
          <w:rFonts w:ascii="Arial" w:eastAsia="Times New Roman" w:hAnsi="Arial" w:cs="Arial"/>
          <w:color w:val="000000"/>
          <w:sz w:val="20"/>
          <w:szCs w:val="20"/>
        </w:rPr>
        <w:lastRenderedPageBreak/>
        <w:t>Provide an overview of all or part of the usage requirements for a system or organization in the form of an </w:t>
      </w:r>
      <w:hyperlink r:id="rId19" w:history="1">
        <w:r w:rsidRPr="00E030C1">
          <w:rPr>
            <w:rFonts w:ascii="Arial" w:eastAsia="Times New Roman" w:hAnsi="Arial" w:cs="Arial"/>
            <w:color w:val="800000"/>
            <w:sz w:val="20"/>
            <w:u w:val="single"/>
          </w:rPr>
          <w:t>essential</w:t>
        </w:r>
      </w:hyperlink>
      <w:r w:rsidRPr="00E030C1">
        <w:rPr>
          <w:rFonts w:ascii="Arial" w:eastAsia="Times New Roman" w:hAnsi="Arial" w:cs="Arial"/>
          <w:color w:val="000000"/>
          <w:sz w:val="20"/>
          <w:szCs w:val="20"/>
        </w:rPr>
        <w:t> model or a business model</w:t>
      </w:r>
    </w:p>
    <w:p w:rsidR="00E030C1" w:rsidRPr="00E030C1" w:rsidRDefault="00E030C1" w:rsidP="00E030C1">
      <w:pPr>
        <w:numPr>
          <w:ilvl w:val="0"/>
          <w:numId w:val="13"/>
        </w:numPr>
        <w:shd w:val="clear" w:color="auto" w:fill="FFFFFF"/>
        <w:spacing w:before="100" w:beforeAutospacing="1" w:after="100" w:afterAutospacing="1" w:line="240" w:lineRule="auto"/>
        <w:rPr>
          <w:rFonts w:ascii="Arial" w:eastAsia="Times New Roman" w:hAnsi="Arial" w:cs="Arial"/>
          <w:color w:val="000000"/>
          <w:sz w:val="20"/>
          <w:szCs w:val="20"/>
        </w:rPr>
      </w:pPr>
      <w:r w:rsidRPr="00E030C1">
        <w:rPr>
          <w:rFonts w:ascii="Arial" w:eastAsia="Times New Roman" w:hAnsi="Arial" w:cs="Arial"/>
          <w:color w:val="000000"/>
          <w:sz w:val="20"/>
          <w:szCs w:val="20"/>
        </w:rPr>
        <w:t>Communicate the scope of a development project</w:t>
      </w:r>
    </w:p>
    <w:p w:rsidR="00E030C1" w:rsidRPr="00E030C1" w:rsidRDefault="00E030C1" w:rsidP="00E030C1">
      <w:pPr>
        <w:numPr>
          <w:ilvl w:val="0"/>
          <w:numId w:val="13"/>
        </w:numPr>
        <w:shd w:val="clear" w:color="auto" w:fill="FFFFFF"/>
        <w:spacing w:before="100" w:beforeAutospacing="1" w:after="100" w:afterAutospacing="1" w:line="240" w:lineRule="auto"/>
        <w:rPr>
          <w:rFonts w:ascii="Arial" w:eastAsia="Times New Roman" w:hAnsi="Arial" w:cs="Arial"/>
          <w:color w:val="000000"/>
          <w:sz w:val="20"/>
          <w:szCs w:val="20"/>
        </w:rPr>
      </w:pPr>
      <w:r w:rsidRPr="00E030C1">
        <w:rPr>
          <w:rFonts w:ascii="Arial" w:eastAsia="Times New Roman" w:hAnsi="Arial" w:cs="Arial"/>
          <w:color w:val="000000"/>
          <w:sz w:val="20"/>
          <w:szCs w:val="20"/>
        </w:rPr>
        <w:t>Model your analysis of your usage requirements in the form of a </w:t>
      </w:r>
      <w:hyperlink r:id="rId20" w:history="1">
        <w:r w:rsidRPr="00E030C1">
          <w:rPr>
            <w:rFonts w:ascii="Arial" w:eastAsia="Times New Roman" w:hAnsi="Arial" w:cs="Arial"/>
            <w:color w:val="800000"/>
            <w:sz w:val="20"/>
            <w:u w:val="single"/>
          </w:rPr>
          <w:t>system use case</w:t>
        </w:r>
      </w:hyperlink>
      <w:r w:rsidRPr="00E030C1">
        <w:rPr>
          <w:rFonts w:ascii="Arial" w:eastAsia="Times New Roman" w:hAnsi="Arial" w:cs="Arial"/>
          <w:color w:val="000000"/>
          <w:sz w:val="20"/>
          <w:szCs w:val="20"/>
        </w:rPr>
        <w:t> model&gt;</w:t>
      </w:r>
    </w:p>
    <w:p w:rsidR="00E030C1" w:rsidRPr="00E030C1" w:rsidRDefault="00E030C1" w:rsidP="00E030C1">
      <w:pPr>
        <w:shd w:val="clear" w:color="auto" w:fill="FFFFFF"/>
        <w:spacing w:before="100" w:beforeAutospacing="1" w:after="100" w:afterAutospacing="1" w:line="240" w:lineRule="auto"/>
        <w:rPr>
          <w:rFonts w:ascii="Arial" w:eastAsia="Times New Roman" w:hAnsi="Arial" w:cs="Arial"/>
          <w:color w:val="000000"/>
          <w:sz w:val="20"/>
          <w:szCs w:val="20"/>
        </w:rPr>
      </w:pPr>
      <w:r w:rsidRPr="00E030C1">
        <w:rPr>
          <w:rFonts w:ascii="Arial" w:eastAsia="Times New Roman" w:hAnsi="Arial" w:cs="Arial"/>
          <w:color w:val="000000"/>
          <w:sz w:val="20"/>
          <w:szCs w:val="20"/>
        </w:rPr>
        <w:t>A use case model is comprised of one or more use case diagrams and any supporting documentation such as use case specifications and actor definitions. Within most use case models the use case specifications tend to be the primary artifact with use case diagrams filling a supporting role as the "glue" that keeps your requirements model together. Use case models should be developed from the point of view of your project stakeholders and not from the (often technical) point of view of developers. There are guidelines for:</w:t>
      </w:r>
    </w:p>
    <w:p w:rsidR="00E030C1" w:rsidRPr="00E030C1" w:rsidRDefault="007965FD" w:rsidP="00E030C1">
      <w:pPr>
        <w:numPr>
          <w:ilvl w:val="0"/>
          <w:numId w:val="14"/>
        </w:numPr>
        <w:shd w:val="clear" w:color="auto" w:fill="FFFFFF"/>
        <w:spacing w:before="100" w:beforeAutospacing="1" w:after="100" w:afterAutospacing="1" w:line="240" w:lineRule="auto"/>
        <w:rPr>
          <w:rFonts w:ascii="Arial" w:eastAsia="Times New Roman" w:hAnsi="Arial" w:cs="Arial"/>
          <w:color w:val="000000"/>
          <w:sz w:val="20"/>
          <w:szCs w:val="20"/>
        </w:rPr>
      </w:pPr>
      <w:hyperlink r:id="rId21" w:anchor="UseCases" w:history="1">
        <w:r w:rsidR="00E030C1" w:rsidRPr="00E030C1">
          <w:rPr>
            <w:rFonts w:ascii="Arial" w:eastAsia="Times New Roman" w:hAnsi="Arial" w:cs="Arial"/>
            <w:color w:val="800000"/>
            <w:sz w:val="20"/>
            <w:u w:val="single"/>
          </w:rPr>
          <w:t>Use Cases</w:t>
        </w:r>
      </w:hyperlink>
    </w:p>
    <w:p w:rsidR="00E030C1" w:rsidRPr="00E030C1" w:rsidRDefault="007965FD" w:rsidP="00E030C1">
      <w:pPr>
        <w:numPr>
          <w:ilvl w:val="0"/>
          <w:numId w:val="14"/>
        </w:numPr>
        <w:shd w:val="clear" w:color="auto" w:fill="FFFFFF"/>
        <w:spacing w:before="100" w:beforeAutospacing="1" w:after="100" w:afterAutospacing="1" w:line="240" w:lineRule="auto"/>
        <w:rPr>
          <w:rFonts w:ascii="Arial" w:eastAsia="Times New Roman" w:hAnsi="Arial" w:cs="Arial"/>
          <w:color w:val="000000"/>
          <w:sz w:val="20"/>
          <w:szCs w:val="20"/>
        </w:rPr>
      </w:pPr>
      <w:hyperlink r:id="rId22" w:anchor="Actors" w:history="1">
        <w:r w:rsidR="00E030C1" w:rsidRPr="00E030C1">
          <w:rPr>
            <w:rFonts w:ascii="Arial" w:eastAsia="Times New Roman" w:hAnsi="Arial" w:cs="Arial"/>
            <w:color w:val="800000"/>
            <w:sz w:val="20"/>
            <w:u w:val="single"/>
          </w:rPr>
          <w:t>Actors</w:t>
        </w:r>
      </w:hyperlink>
    </w:p>
    <w:p w:rsidR="00E030C1" w:rsidRPr="00E030C1" w:rsidRDefault="007965FD" w:rsidP="64C5E643">
      <w:pPr>
        <w:numPr>
          <w:ilvl w:val="0"/>
          <w:numId w:val="14"/>
        </w:numPr>
        <w:shd w:val="clear" w:color="auto" w:fill="FFFFFF" w:themeFill="background1"/>
        <w:spacing w:before="100" w:beforeAutospacing="1" w:after="100" w:afterAutospacing="1" w:line="240" w:lineRule="auto"/>
        <w:rPr>
          <w:rFonts w:ascii="Arial" w:eastAsia="Times New Roman" w:hAnsi="Arial" w:cs="Arial"/>
          <w:color w:val="000000" w:themeColor="text1"/>
          <w:sz w:val="20"/>
          <w:szCs w:val="20"/>
          <w:u w:val="single"/>
        </w:rPr>
      </w:pPr>
      <w:hyperlink r:id="rId23" w:anchor="Relationships">
        <w:r w:rsidR="00E030C1" w:rsidRPr="64C5E643">
          <w:rPr>
            <w:rFonts w:ascii="Arial" w:eastAsia="Times New Roman" w:hAnsi="Arial" w:cs="Arial"/>
            <w:color w:val="800000"/>
            <w:sz w:val="20"/>
            <w:szCs w:val="20"/>
            <w:u w:val="single"/>
          </w:rPr>
          <w:t>Relationships</w:t>
        </w:r>
      </w:hyperlink>
      <w:r w:rsidR="00E030C1">
        <w:tab/>
      </w:r>
    </w:p>
    <w:p w:rsidR="00E030C1" w:rsidRPr="00E030C1" w:rsidRDefault="007965FD" w:rsidP="00E030C1">
      <w:pPr>
        <w:numPr>
          <w:ilvl w:val="0"/>
          <w:numId w:val="14"/>
        </w:numPr>
        <w:shd w:val="clear" w:color="auto" w:fill="FFFFFF"/>
        <w:spacing w:before="100" w:beforeAutospacing="1" w:after="100" w:afterAutospacing="1" w:line="240" w:lineRule="auto"/>
        <w:rPr>
          <w:rFonts w:ascii="Arial" w:eastAsia="Times New Roman" w:hAnsi="Arial" w:cs="Arial"/>
          <w:color w:val="000000"/>
          <w:sz w:val="20"/>
          <w:szCs w:val="20"/>
        </w:rPr>
      </w:pPr>
      <w:hyperlink r:id="rId24" w:anchor="SystemBoundaryBoxes" w:history="1">
        <w:r w:rsidR="00E030C1" w:rsidRPr="00E030C1">
          <w:rPr>
            <w:rFonts w:ascii="Arial" w:eastAsia="Times New Roman" w:hAnsi="Arial" w:cs="Arial"/>
            <w:color w:val="800000"/>
            <w:sz w:val="20"/>
            <w:u w:val="single"/>
          </w:rPr>
          <w:t>System Boundary Boxes</w:t>
        </w:r>
      </w:hyperlink>
    </w:p>
    <w:p w:rsidR="00E030C1" w:rsidRPr="00E030C1" w:rsidRDefault="007965FD" w:rsidP="00E030C1">
      <w:pPr>
        <w:spacing w:after="0" w:line="240" w:lineRule="auto"/>
        <w:rPr>
          <w:rFonts w:ascii="Times New Roman" w:eastAsia="Times New Roman" w:hAnsi="Times New Roman" w:cs="Times New Roman"/>
          <w:color w:val="800000"/>
          <w:sz w:val="24"/>
          <w:szCs w:val="24"/>
          <w:shd w:val="clear" w:color="auto" w:fill="FFFFFF"/>
        </w:rPr>
      </w:pPr>
      <w:r w:rsidRPr="00E030C1">
        <w:rPr>
          <w:rFonts w:ascii="Times New Roman" w:eastAsia="Times New Roman" w:hAnsi="Times New Roman" w:cs="Times New Roman"/>
          <w:sz w:val="24"/>
          <w:szCs w:val="24"/>
        </w:rPr>
        <w:fldChar w:fldCharType="begin"/>
      </w:r>
      <w:r w:rsidR="00E030C1" w:rsidRPr="00E030C1">
        <w:rPr>
          <w:rFonts w:ascii="Times New Roman" w:eastAsia="Times New Roman" w:hAnsi="Times New Roman" w:cs="Times New Roman"/>
          <w:sz w:val="24"/>
          <w:szCs w:val="24"/>
        </w:rPr>
        <w:instrText xml:space="preserve"> HYPERLINK "http://agilemodeling.com/style/useCaseDiagram.htm" \l "SystemBoundaryBoxes" </w:instrText>
      </w:r>
      <w:r w:rsidRPr="00E030C1">
        <w:rPr>
          <w:rFonts w:ascii="Times New Roman" w:eastAsia="Times New Roman" w:hAnsi="Times New Roman" w:cs="Times New Roman"/>
          <w:sz w:val="24"/>
          <w:szCs w:val="24"/>
        </w:rPr>
        <w:fldChar w:fldCharType="separate"/>
      </w:r>
    </w:p>
    <w:p w:rsidR="00E030C1" w:rsidRPr="00E030C1" w:rsidRDefault="007965FD" w:rsidP="00E030C1">
      <w:pPr>
        <w:spacing w:after="0"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fldChar w:fldCharType="end"/>
      </w:r>
    </w:p>
    <w:p w:rsidR="00E030C1" w:rsidRPr="00E030C1" w:rsidRDefault="00E030C1" w:rsidP="00E030C1">
      <w:pPr>
        <w:shd w:val="clear" w:color="auto" w:fill="FFFFFF"/>
        <w:spacing w:before="100" w:beforeAutospacing="1" w:after="100" w:afterAutospacing="1" w:line="240" w:lineRule="auto"/>
        <w:outlineLvl w:val="1"/>
        <w:rPr>
          <w:rFonts w:ascii="Arial" w:eastAsia="Times New Roman" w:hAnsi="Arial" w:cs="Arial"/>
          <w:b/>
          <w:bCs/>
          <w:color w:val="000000"/>
          <w:sz w:val="36"/>
          <w:szCs w:val="36"/>
        </w:rPr>
      </w:pPr>
      <w:bookmarkStart w:id="1" w:name="UseCases"/>
      <w:r w:rsidRPr="00E030C1">
        <w:rPr>
          <w:rFonts w:ascii="Arial" w:eastAsia="Times New Roman" w:hAnsi="Arial" w:cs="Arial"/>
          <w:b/>
          <w:bCs/>
          <w:color w:val="000000"/>
          <w:sz w:val="36"/>
          <w:szCs w:val="36"/>
        </w:rPr>
        <w:t>1. Use Cases</w:t>
      </w:r>
      <w:bookmarkEnd w:id="1"/>
    </w:p>
    <w:p w:rsidR="00E030C1" w:rsidRPr="00E030C1" w:rsidRDefault="00E030C1" w:rsidP="00E030C1">
      <w:pPr>
        <w:shd w:val="clear" w:color="auto" w:fill="FFFFFF"/>
        <w:spacing w:before="100" w:beforeAutospacing="1" w:after="100" w:afterAutospacing="1" w:line="240" w:lineRule="auto"/>
        <w:rPr>
          <w:rFonts w:ascii="Arial" w:eastAsia="Times New Roman" w:hAnsi="Arial" w:cs="Arial"/>
          <w:color w:val="000000"/>
          <w:sz w:val="20"/>
          <w:szCs w:val="20"/>
        </w:rPr>
      </w:pPr>
      <w:r w:rsidRPr="00E030C1">
        <w:rPr>
          <w:rFonts w:ascii="Arial" w:eastAsia="Times New Roman" w:hAnsi="Arial" w:cs="Arial"/>
          <w:color w:val="000000"/>
          <w:sz w:val="20"/>
          <w:szCs w:val="20"/>
        </w:rPr>
        <w:t>A use case describes a sequence of actions that provide a measurable value to an actor. A use case is drawn as a horizontal ellipse on a UML use case diagram, as you see in </w:t>
      </w:r>
      <w:hyperlink r:id="rId25" w:anchor="Figure1" w:history="1">
        <w:r w:rsidRPr="00E030C1">
          <w:rPr>
            <w:rFonts w:ascii="Arial" w:eastAsia="Times New Roman" w:hAnsi="Arial" w:cs="Arial"/>
            <w:color w:val="800000"/>
            <w:sz w:val="20"/>
            <w:u w:val="single"/>
          </w:rPr>
          <w:t>Figure 1</w:t>
        </w:r>
      </w:hyperlink>
      <w:r w:rsidRPr="00E030C1">
        <w:rPr>
          <w:rFonts w:ascii="Arial" w:eastAsia="Times New Roman" w:hAnsi="Arial" w:cs="Arial"/>
          <w:color w:val="000000"/>
          <w:sz w:val="20"/>
          <w:szCs w:val="20"/>
        </w:rPr>
        <w:t>.</w:t>
      </w:r>
    </w:p>
    <w:p w:rsidR="00E030C1" w:rsidRPr="00E030C1" w:rsidRDefault="00E030C1" w:rsidP="00E030C1">
      <w:pPr>
        <w:numPr>
          <w:ilvl w:val="0"/>
          <w:numId w:val="15"/>
        </w:numPr>
        <w:shd w:val="clear" w:color="auto" w:fill="FFFFFF"/>
        <w:spacing w:before="100" w:beforeAutospacing="1" w:after="100" w:afterAutospacing="1" w:line="240" w:lineRule="auto"/>
        <w:rPr>
          <w:rFonts w:ascii="Arial" w:eastAsia="Times New Roman" w:hAnsi="Arial" w:cs="Arial"/>
          <w:color w:val="000000"/>
          <w:sz w:val="20"/>
          <w:szCs w:val="20"/>
        </w:rPr>
      </w:pPr>
      <w:r w:rsidRPr="00E030C1">
        <w:rPr>
          <w:rFonts w:ascii="Arial" w:eastAsia="Times New Roman" w:hAnsi="Arial" w:cs="Arial"/>
          <w:color w:val="000000"/>
          <w:sz w:val="20"/>
          <w:szCs w:val="20"/>
        </w:rPr>
        <w:t>Use Case Names Begin With a Strong Verb</w:t>
      </w:r>
    </w:p>
    <w:p w:rsidR="00E030C1" w:rsidRPr="00E030C1" w:rsidRDefault="00E030C1" w:rsidP="00E030C1">
      <w:pPr>
        <w:numPr>
          <w:ilvl w:val="0"/>
          <w:numId w:val="15"/>
        </w:numPr>
        <w:shd w:val="clear" w:color="auto" w:fill="FFFFFF"/>
        <w:spacing w:before="100" w:beforeAutospacing="1" w:after="100" w:afterAutospacing="1" w:line="240" w:lineRule="auto"/>
        <w:rPr>
          <w:rFonts w:ascii="Arial" w:eastAsia="Times New Roman" w:hAnsi="Arial" w:cs="Arial"/>
          <w:color w:val="000000"/>
          <w:sz w:val="20"/>
          <w:szCs w:val="20"/>
        </w:rPr>
      </w:pPr>
      <w:r w:rsidRPr="00E030C1">
        <w:rPr>
          <w:rFonts w:ascii="Arial" w:eastAsia="Times New Roman" w:hAnsi="Arial" w:cs="Arial"/>
          <w:color w:val="000000"/>
          <w:sz w:val="20"/>
          <w:szCs w:val="20"/>
        </w:rPr>
        <w:t>Name Use Cases Using Domain Terminology</w:t>
      </w:r>
    </w:p>
    <w:p w:rsidR="00E030C1" w:rsidRPr="00E030C1" w:rsidRDefault="00E030C1" w:rsidP="00E030C1">
      <w:pPr>
        <w:numPr>
          <w:ilvl w:val="0"/>
          <w:numId w:val="15"/>
        </w:numPr>
        <w:shd w:val="clear" w:color="auto" w:fill="FFFFFF"/>
        <w:spacing w:before="100" w:beforeAutospacing="1" w:after="100" w:afterAutospacing="1" w:line="240" w:lineRule="auto"/>
        <w:rPr>
          <w:rFonts w:ascii="Arial" w:eastAsia="Times New Roman" w:hAnsi="Arial" w:cs="Arial"/>
          <w:color w:val="000000"/>
          <w:sz w:val="20"/>
          <w:szCs w:val="20"/>
        </w:rPr>
      </w:pPr>
      <w:r w:rsidRPr="00E030C1">
        <w:rPr>
          <w:rFonts w:ascii="Arial" w:eastAsia="Times New Roman" w:hAnsi="Arial" w:cs="Arial"/>
          <w:color w:val="000000"/>
          <w:sz w:val="20"/>
          <w:szCs w:val="20"/>
        </w:rPr>
        <w:t>Place Your Primary Use Cases In The Top-Left Corner Of The Diagram</w:t>
      </w:r>
    </w:p>
    <w:p w:rsidR="00E030C1" w:rsidRPr="00E030C1" w:rsidRDefault="00E030C1" w:rsidP="00E030C1">
      <w:pPr>
        <w:numPr>
          <w:ilvl w:val="0"/>
          <w:numId w:val="15"/>
        </w:numPr>
        <w:shd w:val="clear" w:color="auto" w:fill="FFFFFF"/>
        <w:spacing w:before="100" w:beforeAutospacing="1" w:after="100" w:afterAutospacing="1" w:line="240" w:lineRule="auto"/>
        <w:rPr>
          <w:rFonts w:ascii="Arial" w:eastAsia="Times New Roman" w:hAnsi="Arial" w:cs="Arial"/>
          <w:color w:val="000000"/>
          <w:sz w:val="20"/>
          <w:szCs w:val="20"/>
        </w:rPr>
      </w:pPr>
      <w:r w:rsidRPr="00E030C1">
        <w:rPr>
          <w:rFonts w:ascii="Arial" w:eastAsia="Times New Roman" w:hAnsi="Arial" w:cs="Arial"/>
          <w:color w:val="000000"/>
          <w:sz w:val="20"/>
          <w:szCs w:val="20"/>
        </w:rPr>
        <w:t>Imply Timing Considerations By Stacking Use Cases. As you see in </w:t>
      </w:r>
      <w:hyperlink r:id="rId26" w:anchor="Figure1" w:history="1">
        <w:r w:rsidRPr="00E030C1">
          <w:rPr>
            <w:rFonts w:ascii="Arial" w:eastAsia="Times New Roman" w:hAnsi="Arial" w:cs="Arial"/>
            <w:color w:val="800000"/>
            <w:sz w:val="20"/>
            <w:u w:val="single"/>
          </w:rPr>
          <w:t>Figure 1</w:t>
        </w:r>
      </w:hyperlink>
      <w:r w:rsidRPr="00E030C1">
        <w:rPr>
          <w:rFonts w:ascii="Arial" w:eastAsia="Times New Roman" w:hAnsi="Arial" w:cs="Arial"/>
          <w:color w:val="000000"/>
          <w:sz w:val="20"/>
          <w:szCs w:val="20"/>
        </w:rPr>
        <w:t>, the use cases that typically occur first are shown above those that appear later.</w:t>
      </w:r>
    </w:p>
    <w:p w:rsidR="00E030C1" w:rsidRPr="00E030C1" w:rsidRDefault="00E030C1" w:rsidP="00E030C1">
      <w:pPr>
        <w:shd w:val="clear" w:color="auto" w:fill="FFFFFF"/>
        <w:spacing w:before="100" w:beforeAutospacing="1" w:after="100" w:afterAutospacing="1" w:line="240" w:lineRule="auto"/>
        <w:rPr>
          <w:rFonts w:ascii="Arial" w:eastAsia="Times New Roman" w:hAnsi="Arial" w:cs="Arial"/>
          <w:color w:val="000000"/>
          <w:sz w:val="20"/>
          <w:szCs w:val="20"/>
        </w:rPr>
      </w:pPr>
      <w:bookmarkStart w:id="2" w:name="Figure1"/>
      <w:r w:rsidRPr="00E030C1">
        <w:rPr>
          <w:rFonts w:ascii="Arial" w:eastAsia="Times New Roman" w:hAnsi="Arial" w:cs="Arial"/>
          <w:b/>
          <w:bCs/>
          <w:color w:val="000000"/>
          <w:sz w:val="20"/>
          <w:szCs w:val="20"/>
        </w:rPr>
        <w:t>Figure 1</w:t>
      </w:r>
      <w:bookmarkEnd w:id="2"/>
      <w:r w:rsidRPr="00E030C1">
        <w:rPr>
          <w:rFonts w:ascii="Arial" w:eastAsia="Times New Roman" w:hAnsi="Arial" w:cs="Arial"/>
          <w:b/>
          <w:bCs/>
          <w:color w:val="000000"/>
          <w:sz w:val="20"/>
          <w:szCs w:val="20"/>
        </w:rPr>
        <w:t>.Implying timing considerations between use cases.</w:t>
      </w:r>
    </w:p>
    <w:p w:rsidR="00E030C1" w:rsidRPr="00E030C1" w:rsidRDefault="00640715" w:rsidP="00E030C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pict>
          <v:rect id="_x0000_s1028" style="position:absolute;margin-left:124.5pt;margin-top:-30pt;width:302.25pt;height:308.25pt;z-index:251660288">
            <v:fill opacity="0"/>
          </v:rect>
        </w:pict>
      </w:r>
      <w:r w:rsidR="00E030C1">
        <w:rPr>
          <w:rFonts w:ascii="Times New Roman" w:eastAsia="Times New Roman" w:hAnsi="Times New Roman" w:cs="Times New Roman"/>
          <w:noProof/>
          <w:sz w:val="24"/>
          <w:szCs w:val="24"/>
        </w:rPr>
        <w:drawing>
          <wp:inline distT="0" distB="0" distL="0" distR="0">
            <wp:extent cx="4572000" cy="3352800"/>
            <wp:effectExtent l="19050" t="0" r="0" b="0"/>
            <wp:docPr id="41" name="Picture 41" descr="http://agilemodeling.com/images/style/useCaseStackedUseCas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agilemodeling.com/images/style/useCaseStackedUseCases.gif"/>
                    <pic:cNvPicPr>
                      <a:picLocks noChangeAspect="1" noChangeArrowheads="1"/>
                    </pic:cNvPicPr>
                  </pic:nvPicPr>
                  <pic:blipFill>
                    <a:blip r:embed="rId27"/>
                    <a:srcRect/>
                    <a:stretch>
                      <a:fillRect/>
                    </a:stretch>
                  </pic:blipFill>
                  <pic:spPr bwMode="auto">
                    <a:xfrm>
                      <a:off x="0" y="0"/>
                      <a:ext cx="4572000" cy="3352800"/>
                    </a:xfrm>
                    <a:prstGeom prst="rect">
                      <a:avLst/>
                    </a:prstGeom>
                    <a:noFill/>
                    <a:ln w="9525">
                      <a:noFill/>
                      <a:miter lim="800000"/>
                      <a:headEnd/>
                      <a:tailEnd/>
                    </a:ln>
                  </pic:spPr>
                </pic:pic>
              </a:graphicData>
            </a:graphic>
          </wp:inline>
        </w:drawing>
      </w:r>
    </w:p>
    <w:p w:rsidR="00E030C1" w:rsidRPr="00E030C1" w:rsidRDefault="00E030C1" w:rsidP="00E030C1">
      <w:pPr>
        <w:spacing w:after="0" w:line="240" w:lineRule="auto"/>
        <w:rPr>
          <w:rFonts w:ascii="Times New Roman" w:eastAsia="Times New Roman" w:hAnsi="Times New Roman" w:cs="Times New Roman"/>
          <w:sz w:val="24"/>
          <w:szCs w:val="24"/>
        </w:rPr>
      </w:pPr>
    </w:p>
    <w:p w:rsidR="00E030C1" w:rsidRPr="00E030C1" w:rsidRDefault="00E030C1" w:rsidP="00E030C1">
      <w:pPr>
        <w:spacing w:before="100" w:beforeAutospacing="1" w:after="100" w:afterAutospacing="1" w:line="240" w:lineRule="auto"/>
        <w:outlineLvl w:val="1"/>
        <w:rPr>
          <w:rFonts w:ascii="Times New Roman" w:eastAsia="Times New Roman" w:hAnsi="Times New Roman" w:cs="Times New Roman"/>
          <w:b/>
          <w:bCs/>
          <w:sz w:val="36"/>
          <w:szCs w:val="36"/>
        </w:rPr>
      </w:pPr>
      <w:bookmarkStart w:id="3" w:name="Actors"/>
      <w:r w:rsidRPr="00E030C1">
        <w:rPr>
          <w:rFonts w:ascii="Times New Roman" w:eastAsia="Times New Roman" w:hAnsi="Times New Roman" w:cs="Times New Roman"/>
          <w:b/>
          <w:bCs/>
          <w:sz w:val="36"/>
          <w:szCs w:val="36"/>
        </w:rPr>
        <w:t>2. Actors</w:t>
      </w:r>
      <w:bookmarkEnd w:id="3"/>
    </w:p>
    <w:p w:rsidR="00E030C1" w:rsidRPr="00E030C1" w:rsidRDefault="00E030C1" w:rsidP="00E030C1">
      <w:p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An actor is a person, organization, or external system that plays a role in one or more interactions with your system (actors are typically drawn as stick figures on UML Use Case diagrams).</w:t>
      </w:r>
    </w:p>
    <w:p w:rsidR="00E030C1" w:rsidRPr="00E030C1" w:rsidRDefault="00640715" w:rsidP="00E030C1">
      <w:pPr>
        <w:spacing w:before="100" w:beforeAutospacing="1" w:after="100" w:afterAutospacing="1" w:line="240" w:lineRule="auto"/>
        <w:rPr>
          <w:rFonts w:ascii="Times New Roman" w:eastAsia="Times New Roman" w:hAnsi="Times New Roman" w:cs="Times New Roman"/>
          <w:sz w:val="24"/>
          <w:szCs w:val="24"/>
        </w:rPr>
      </w:pPr>
      <w:bookmarkStart w:id="4" w:name="Figure2"/>
      <w:r>
        <w:rPr>
          <w:rFonts w:ascii="Times New Roman" w:eastAsia="Times New Roman" w:hAnsi="Times New Roman" w:cs="Times New Roman"/>
          <w:noProof/>
          <w:sz w:val="24"/>
          <w:szCs w:val="24"/>
        </w:rPr>
        <w:pict>
          <v:rect id="_x0000_s1029" style="position:absolute;margin-left:103.5pt;margin-top:-.35pt;width:165.75pt;height:227.25pt;z-index:251661312">
            <v:fill opacity="0"/>
          </v:rect>
        </w:pict>
      </w:r>
      <w:r w:rsidR="00E030C1" w:rsidRPr="00E030C1">
        <w:rPr>
          <w:rFonts w:ascii="Times New Roman" w:eastAsia="Times New Roman" w:hAnsi="Times New Roman" w:cs="Times New Roman"/>
          <w:b/>
          <w:bCs/>
          <w:sz w:val="24"/>
          <w:szCs w:val="24"/>
        </w:rPr>
        <w:t>Figure 2</w:t>
      </w:r>
      <w:bookmarkEnd w:id="4"/>
      <w:r w:rsidR="00E030C1" w:rsidRPr="00E030C1">
        <w:rPr>
          <w:rFonts w:ascii="Times New Roman" w:eastAsia="Times New Roman" w:hAnsi="Times New Roman" w:cs="Times New Roman"/>
          <w:b/>
          <w:bCs/>
          <w:sz w:val="24"/>
          <w:szCs w:val="24"/>
        </w:rPr>
        <w:t>.Online shopping.</w:t>
      </w:r>
    </w:p>
    <w:p w:rsidR="00E030C1" w:rsidRPr="00E030C1" w:rsidRDefault="00E030C1" w:rsidP="00E030C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2447925"/>
            <wp:effectExtent l="19050" t="0" r="0" b="0"/>
            <wp:docPr id="42" name="Picture 42" descr="http://agilemodeling.com/images/style/useCaseOnlineShoppin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agilemodeling.com/images/style/useCaseOnlineShopping.gif"/>
                    <pic:cNvPicPr>
                      <a:picLocks noChangeAspect="1" noChangeArrowheads="1"/>
                    </pic:cNvPicPr>
                  </pic:nvPicPr>
                  <pic:blipFill>
                    <a:blip r:embed="rId28"/>
                    <a:srcRect/>
                    <a:stretch>
                      <a:fillRect/>
                    </a:stretch>
                  </pic:blipFill>
                  <pic:spPr bwMode="auto">
                    <a:xfrm>
                      <a:off x="0" y="0"/>
                      <a:ext cx="4572000" cy="2447925"/>
                    </a:xfrm>
                    <a:prstGeom prst="rect">
                      <a:avLst/>
                    </a:prstGeom>
                    <a:noFill/>
                    <a:ln w="9525">
                      <a:noFill/>
                      <a:miter lim="800000"/>
                      <a:headEnd/>
                      <a:tailEnd/>
                    </a:ln>
                  </pic:spPr>
                </pic:pic>
              </a:graphicData>
            </a:graphic>
          </wp:inline>
        </w:drawing>
      </w:r>
    </w:p>
    <w:p w:rsidR="00E030C1" w:rsidRPr="00E030C1" w:rsidRDefault="00E030C1" w:rsidP="00E030C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Place Your Primary Actor(S) In The Top-Left Corner Of The Diagram</w:t>
      </w:r>
    </w:p>
    <w:p w:rsidR="00E030C1" w:rsidRPr="00E030C1" w:rsidRDefault="00E030C1" w:rsidP="00E030C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Draw Actors To The Outside Of A Use Case Diagram</w:t>
      </w:r>
    </w:p>
    <w:p w:rsidR="00E030C1" w:rsidRPr="00E030C1" w:rsidRDefault="00E030C1" w:rsidP="00E030C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lastRenderedPageBreak/>
        <w:t>Name Actors With Singular, Business-Relevant Nouns</w:t>
      </w:r>
    </w:p>
    <w:p w:rsidR="00E030C1" w:rsidRPr="00E030C1" w:rsidRDefault="00E030C1" w:rsidP="00E030C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Associate Each Actor With One Or More Use Cases</w:t>
      </w:r>
    </w:p>
    <w:p w:rsidR="00E030C1" w:rsidRPr="00E030C1" w:rsidRDefault="00E030C1" w:rsidP="00E030C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Actors Model Roles, Not Positions</w:t>
      </w:r>
    </w:p>
    <w:p w:rsidR="00E030C1" w:rsidRPr="00E030C1" w:rsidRDefault="00E030C1" w:rsidP="00E030C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Use &lt;&gt; to Indicate System Actors</w:t>
      </w:r>
    </w:p>
    <w:p w:rsidR="00E030C1" w:rsidRPr="00E030C1" w:rsidRDefault="00E030C1" w:rsidP="00E030C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Actors Don’t Interact With One Another</w:t>
      </w:r>
    </w:p>
    <w:p w:rsidR="00E030C1" w:rsidRPr="00E030C1" w:rsidRDefault="00E030C1" w:rsidP="00E030C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Introduce an Actor Called "Time" to Initiate Scheduled Events</w:t>
      </w:r>
    </w:p>
    <w:p w:rsidR="00E030C1" w:rsidRPr="00E030C1" w:rsidRDefault="00E030C1" w:rsidP="00E030C1">
      <w:pPr>
        <w:spacing w:after="0" w:line="240" w:lineRule="auto"/>
        <w:rPr>
          <w:rFonts w:ascii="Times New Roman" w:eastAsia="Times New Roman" w:hAnsi="Times New Roman" w:cs="Times New Roman"/>
          <w:sz w:val="24"/>
          <w:szCs w:val="24"/>
        </w:rPr>
      </w:pPr>
    </w:p>
    <w:p w:rsidR="00E030C1" w:rsidRPr="00E030C1" w:rsidRDefault="00E030C1" w:rsidP="00E030C1">
      <w:pPr>
        <w:spacing w:before="100" w:beforeAutospacing="1" w:after="100" w:afterAutospacing="1" w:line="240" w:lineRule="auto"/>
        <w:outlineLvl w:val="1"/>
        <w:rPr>
          <w:rFonts w:ascii="Times New Roman" w:eastAsia="Times New Roman" w:hAnsi="Times New Roman" w:cs="Times New Roman"/>
          <w:b/>
          <w:bCs/>
          <w:sz w:val="36"/>
          <w:szCs w:val="36"/>
        </w:rPr>
      </w:pPr>
      <w:bookmarkStart w:id="5" w:name="Relationships"/>
      <w:r w:rsidRPr="00E030C1">
        <w:rPr>
          <w:rFonts w:ascii="Times New Roman" w:eastAsia="Times New Roman" w:hAnsi="Times New Roman" w:cs="Times New Roman"/>
          <w:b/>
          <w:bCs/>
          <w:sz w:val="36"/>
          <w:szCs w:val="36"/>
        </w:rPr>
        <w:t>3. Relationships</w:t>
      </w:r>
      <w:bookmarkEnd w:id="5"/>
    </w:p>
    <w:p w:rsidR="00E030C1" w:rsidRPr="00E030C1" w:rsidRDefault="00E030C1" w:rsidP="00E030C1">
      <w:p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There are several types of relationships that may appear on a use case diagram:</w:t>
      </w:r>
    </w:p>
    <w:p w:rsidR="00E030C1" w:rsidRPr="00E030C1" w:rsidRDefault="00E030C1" w:rsidP="00E030C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An association between an actor and a use case</w:t>
      </w:r>
    </w:p>
    <w:p w:rsidR="00E030C1" w:rsidRPr="00E030C1" w:rsidRDefault="00E030C1" w:rsidP="00E030C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An association between two use cases</w:t>
      </w:r>
    </w:p>
    <w:p w:rsidR="00E030C1" w:rsidRPr="00E030C1" w:rsidRDefault="00E030C1" w:rsidP="00E030C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 generalization between two actors</w:t>
      </w:r>
    </w:p>
    <w:p w:rsidR="00E030C1" w:rsidRPr="00E030C1" w:rsidRDefault="00E030C1" w:rsidP="00E030C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 generalization between two use cases</w:t>
      </w:r>
    </w:p>
    <w:p w:rsidR="00E030C1" w:rsidRPr="00E030C1" w:rsidRDefault="00E030C1" w:rsidP="64C5E643">
      <w:pPr>
        <w:spacing w:before="100" w:beforeAutospacing="1" w:after="100" w:afterAutospacing="1" w:line="240" w:lineRule="auto"/>
        <w:rPr>
          <w:rFonts w:ascii="Times New Roman" w:eastAsia="Times New Roman" w:hAnsi="Times New Roman" w:cs="Times New Roman"/>
          <w:sz w:val="24"/>
          <w:szCs w:val="24"/>
        </w:rPr>
      </w:pPr>
      <w:r w:rsidRPr="64C5E643">
        <w:rPr>
          <w:rFonts w:ascii="Times New Roman" w:eastAsia="Times New Roman" w:hAnsi="Times New Roman" w:cs="Times New Roman"/>
          <w:sz w:val="24"/>
          <w:szCs w:val="24"/>
        </w:rPr>
        <w:t>Associations are depicted as lines connecting two modeling elements with an optional open-headed arrowhead on one end of the line indicating the direction of the initial invocation of the relationship. Generalizations are depicted as a close-headed arrow with the arrow pointing towards the more general modeling element.</w:t>
      </w:r>
    </w:p>
    <w:p w:rsidR="00E030C1" w:rsidRPr="00E030C1" w:rsidRDefault="00E030C1" w:rsidP="00E030C1">
      <w:pPr>
        <w:spacing w:before="100" w:beforeAutospacing="1" w:after="100" w:afterAutospacing="1" w:line="240" w:lineRule="auto"/>
        <w:rPr>
          <w:rFonts w:ascii="Times New Roman" w:eastAsia="Times New Roman" w:hAnsi="Times New Roman" w:cs="Times New Roman"/>
          <w:sz w:val="24"/>
          <w:szCs w:val="24"/>
        </w:rPr>
      </w:pPr>
      <w:bookmarkStart w:id="6" w:name="Figure3"/>
      <w:r w:rsidRPr="00E030C1">
        <w:rPr>
          <w:rFonts w:ascii="Times New Roman" w:eastAsia="Times New Roman" w:hAnsi="Times New Roman" w:cs="Times New Roman"/>
          <w:b/>
          <w:bCs/>
          <w:sz w:val="24"/>
          <w:szCs w:val="24"/>
        </w:rPr>
        <w:t>Figure 3</w:t>
      </w:r>
      <w:bookmarkEnd w:id="6"/>
      <w:r w:rsidRPr="00E030C1">
        <w:rPr>
          <w:rFonts w:ascii="Times New Roman" w:eastAsia="Times New Roman" w:hAnsi="Times New Roman" w:cs="Times New Roman"/>
          <w:b/>
          <w:bCs/>
          <w:sz w:val="24"/>
          <w:szCs w:val="24"/>
        </w:rPr>
        <w:t>.Enrolling students in a university.</w:t>
      </w:r>
    </w:p>
    <w:p w:rsidR="00E030C1" w:rsidRPr="00E030C1" w:rsidRDefault="00E030C1" w:rsidP="00E030C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2181225"/>
            <wp:effectExtent l="19050" t="0" r="0" b="0"/>
            <wp:docPr id="43" name="Picture 43" descr="http://agilemodeling.com/images/style/useCaseRelationship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agilemodeling.com/images/style/useCaseRelationships.gif"/>
                    <pic:cNvPicPr>
                      <a:picLocks noChangeAspect="1" noChangeArrowheads="1"/>
                    </pic:cNvPicPr>
                  </pic:nvPicPr>
                  <pic:blipFill>
                    <a:blip r:embed="rId29"/>
                    <a:srcRect/>
                    <a:stretch>
                      <a:fillRect/>
                    </a:stretch>
                  </pic:blipFill>
                  <pic:spPr bwMode="auto">
                    <a:xfrm>
                      <a:off x="0" y="0"/>
                      <a:ext cx="4572000" cy="2181225"/>
                    </a:xfrm>
                    <a:prstGeom prst="rect">
                      <a:avLst/>
                    </a:prstGeom>
                    <a:noFill/>
                    <a:ln w="9525">
                      <a:noFill/>
                      <a:miter lim="800000"/>
                      <a:headEnd/>
                      <a:tailEnd/>
                    </a:ln>
                  </pic:spPr>
                </pic:pic>
              </a:graphicData>
            </a:graphic>
          </wp:inline>
        </w:drawing>
      </w:r>
    </w:p>
    <w:p w:rsidR="00E030C1" w:rsidRPr="00E030C1" w:rsidRDefault="00E030C1" w:rsidP="00E030C1">
      <w:pPr>
        <w:spacing w:after="0" w:line="240" w:lineRule="auto"/>
        <w:rPr>
          <w:rFonts w:ascii="Times New Roman" w:eastAsia="Times New Roman" w:hAnsi="Times New Roman" w:cs="Times New Roman"/>
          <w:sz w:val="24"/>
          <w:szCs w:val="24"/>
        </w:rPr>
      </w:pPr>
    </w:p>
    <w:p w:rsidR="00E030C1" w:rsidRPr="00E030C1" w:rsidRDefault="00E030C1" w:rsidP="00E030C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Indicate An Association Between An Actor And A Use Case If The Actor Appears Within The Use Case Logic</w:t>
      </w:r>
    </w:p>
    <w:p w:rsidR="00E030C1" w:rsidRPr="00E030C1" w:rsidRDefault="00E030C1" w:rsidP="00E030C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Avoid Arrowheads On Actor-Use Case Relationships</w:t>
      </w:r>
    </w:p>
    <w:p w:rsidR="00E030C1" w:rsidRPr="00E030C1" w:rsidRDefault="00E030C1" w:rsidP="00E030C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Apply &lt;&gt; When You Know Exactly When To Invoke The Use Case</w:t>
      </w:r>
    </w:p>
    <w:p w:rsidR="00E030C1" w:rsidRPr="00E030C1" w:rsidRDefault="00E030C1" w:rsidP="00E030C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Apply &lt;&gt; When A Use Case May Be Invoked Across Several Use Case Steps</w:t>
      </w:r>
    </w:p>
    <w:p w:rsidR="00E030C1" w:rsidRPr="00E030C1" w:rsidRDefault="00E030C1" w:rsidP="00E030C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lastRenderedPageBreak/>
        <w:t>Introduce &lt;&gt; associations sparingly</w:t>
      </w:r>
    </w:p>
    <w:p w:rsidR="00E030C1" w:rsidRPr="00E030C1" w:rsidRDefault="00E030C1" w:rsidP="00E030C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Generalize Use Cases When a Single Condition Results In Significantly New Business Logic</w:t>
      </w:r>
    </w:p>
    <w:p w:rsidR="00E030C1" w:rsidRPr="00E030C1" w:rsidRDefault="00E030C1" w:rsidP="00E030C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Do Not Apply &lt;&gt;, &lt;&gt;, or &lt;&gt;</w:t>
      </w:r>
    </w:p>
    <w:p w:rsidR="00E030C1" w:rsidRPr="00E030C1" w:rsidRDefault="00E030C1" w:rsidP="00E030C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Avoid More Than Two Levels Of Use Case Associations</w:t>
      </w:r>
    </w:p>
    <w:p w:rsidR="00E030C1" w:rsidRPr="00E030C1" w:rsidRDefault="00E030C1" w:rsidP="00E030C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Place An Included Use Case To The Right Of The Invoking Use Case</w:t>
      </w:r>
    </w:p>
    <w:p w:rsidR="00E030C1" w:rsidRPr="00E030C1" w:rsidRDefault="00E030C1" w:rsidP="00E030C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Place An Extending Use Case Below The Parent Use Case</w:t>
      </w:r>
    </w:p>
    <w:p w:rsidR="00E030C1" w:rsidRPr="00E030C1" w:rsidRDefault="00E030C1" w:rsidP="00E030C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Apply the "Is Like" Rule to Use Case Generalization</w:t>
      </w:r>
    </w:p>
    <w:p w:rsidR="00E030C1" w:rsidRPr="00E030C1" w:rsidRDefault="00E030C1" w:rsidP="00E030C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Place an Inheriting Use Case Below The Base Use Case</w:t>
      </w:r>
    </w:p>
    <w:p w:rsidR="00E030C1" w:rsidRPr="00E030C1" w:rsidRDefault="00E030C1" w:rsidP="00E030C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Apply the "Is Like" Rule to Actor Inheritance</w:t>
      </w:r>
    </w:p>
    <w:p w:rsidR="00E030C1" w:rsidRPr="00E030C1" w:rsidRDefault="00E030C1" w:rsidP="00E030C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Place an Inheriting Actor Below the Parent Actor</w:t>
      </w:r>
    </w:p>
    <w:p w:rsidR="00E030C1" w:rsidRPr="00E030C1" w:rsidRDefault="00E030C1" w:rsidP="00E030C1">
      <w:pPr>
        <w:spacing w:before="100" w:beforeAutospacing="1" w:after="100" w:afterAutospacing="1" w:line="240" w:lineRule="auto"/>
        <w:outlineLvl w:val="1"/>
        <w:rPr>
          <w:rFonts w:ascii="Times New Roman" w:eastAsia="Times New Roman" w:hAnsi="Times New Roman" w:cs="Times New Roman"/>
          <w:b/>
          <w:bCs/>
          <w:sz w:val="36"/>
          <w:szCs w:val="36"/>
        </w:rPr>
      </w:pPr>
      <w:bookmarkStart w:id="7" w:name="SystemBoundaryBoxes"/>
      <w:r w:rsidRPr="00E030C1">
        <w:rPr>
          <w:rFonts w:ascii="Times New Roman" w:eastAsia="Times New Roman" w:hAnsi="Times New Roman" w:cs="Times New Roman"/>
          <w:b/>
          <w:bCs/>
          <w:sz w:val="36"/>
          <w:szCs w:val="36"/>
        </w:rPr>
        <w:t>4. System Boundary Boxes</w:t>
      </w:r>
      <w:bookmarkEnd w:id="7"/>
    </w:p>
    <w:p w:rsidR="00E030C1" w:rsidRPr="00E030C1" w:rsidRDefault="00E030C1" w:rsidP="00E030C1">
      <w:p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The rectangle around the use cases is called the system boundary box and as the name suggests it indicates the scope of your system - the use cases inside the rectangle represent the functionality that you intend to implement.</w:t>
      </w:r>
    </w:p>
    <w:p w:rsidR="00E030C1" w:rsidRPr="00E030C1" w:rsidRDefault="00E030C1" w:rsidP="00E030C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Indicate Release Scope with a System Boundary Box. In </w:t>
      </w:r>
      <w:hyperlink r:id="rId30" w:anchor="Figure2" w:history="1">
        <w:r w:rsidRPr="00E030C1">
          <w:rPr>
            <w:rFonts w:ascii="Times New Roman" w:eastAsia="Times New Roman" w:hAnsi="Times New Roman" w:cs="Times New Roman"/>
            <w:color w:val="800000"/>
            <w:sz w:val="20"/>
            <w:u w:val="single"/>
          </w:rPr>
          <w:t>Figure 2</w:t>
        </w:r>
      </w:hyperlink>
      <w:r w:rsidRPr="00E030C1">
        <w:rPr>
          <w:rFonts w:ascii="Times New Roman" w:eastAsia="Times New Roman" w:hAnsi="Times New Roman" w:cs="Times New Roman"/>
          <w:sz w:val="24"/>
          <w:szCs w:val="24"/>
        </w:rPr>
        <w:t> you see that three system boundary boxes are included, each of which has a label indicating which release the various use cases have been assigned to.</w:t>
      </w:r>
    </w:p>
    <w:p w:rsidR="00E030C1" w:rsidRPr="00E030C1" w:rsidRDefault="00E030C1" w:rsidP="00E030C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Avoid Meaningless System Boundary Boxes.</w:t>
      </w:r>
    </w:p>
    <w:p w:rsidR="00E030C1" w:rsidRPr="00B0011C" w:rsidRDefault="00E030C1" w:rsidP="00B0011C">
      <w:pPr>
        <w:spacing w:after="300" w:line="240" w:lineRule="auto"/>
        <w:rPr>
          <w:rFonts w:ascii="Arial" w:eastAsia="Times New Roman" w:hAnsi="Arial" w:cs="Arial"/>
          <w:color w:val="3F3F3F"/>
          <w:sz w:val="27"/>
          <w:szCs w:val="27"/>
        </w:rPr>
      </w:pPr>
    </w:p>
    <w:sectPr w:rsidR="00E030C1" w:rsidRPr="00B0011C" w:rsidSect="002B245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CE08B1"/>
    <w:multiLevelType w:val="multilevel"/>
    <w:tmpl w:val="31FA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192385"/>
    <w:multiLevelType w:val="multilevel"/>
    <w:tmpl w:val="C106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68373C"/>
    <w:multiLevelType w:val="multilevel"/>
    <w:tmpl w:val="609A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7D093E"/>
    <w:multiLevelType w:val="multilevel"/>
    <w:tmpl w:val="71AC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E97D9E"/>
    <w:multiLevelType w:val="multilevel"/>
    <w:tmpl w:val="EC1C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1A3697"/>
    <w:multiLevelType w:val="multilevel"/>
    <w:tmpl w:val="E5E4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D402963"/>
    <w:multiLevelType w:val="multilevel"/>
    <w:tmpl w:val="02BA0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0F276D3"/>
    <w:multiLevelType w:val="multilevel"/>
    <w:tmpl w:val="C13A5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BD21CE3"/>
    <w:multiLevelType w:val="multilevel"/>
    <w:tmpl w:val="B8A8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C692BB6"/>
    <w:multiLevelType w:val="multilevel"/>
    <w:tmpl w:val="6240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2B0681E"/>
    <w:multiLevelType w:val="multilevel"/>
    <w:tmpl w:val="353A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EFB0786"/>
    <w:multiLevelType w:val="multilevel"/>
    <w:tmpl w:val="A332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55E0DFE"/>
    <w:multiLevelType w:val="multilevel"/>
    <w:tmpl w:val="14988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7405227"/>
    <w:multiLevelType w:val="multilevel"/>
    <w:tmpl w:val="B862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1D96BBC"/>
    <w:multiLevelType w:val="multilevel"/>
    <w:tmpl w:val="B9B84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2A5068C"/>
    <w:multiLevelType w:val="multilevel"/>
    <w:tmpl w:val="AF8C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3572508"/>
    <w:multiLevelType w:val="multilevel"/>
    <w:tmpl w:val="A1F8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50F0AC5"/>
    <w:multiLevelType w:val="multilevel"/>
    <w:tmpl w:val="914A6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F4F4666"/>
    <w:multiLevelType w:val="multilevel"/>
    <w:tmpl w:val="0A8056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8"/>
  </w:num>
  <w:num w:numId="3">
    <w:abstractNumId w:val="1"/>
  </w:num>
  <w:num w:numId="4">
    <w:abstractNumId w:val="11"/>
  </w:num>
  <w:num w:numId="5">
    <w:abstractNumId w:val="15"/>
  </w:num>
  <w:num w:numId="6">
    <w:abstractNumId w:val="16"/>
  </w:num>
  <w:num w:numId="7">
    <w:abstractNumId w:val="2"/>
  </w:num>
  <w:num w:numId="8">
    <w:abstractNumId w:val="18"/>
  </w:num>
  <w:num w:numId="9">
    <w:abstractNumId w:val="13"/>
  </w:num>
  <w:num w:numId="10">
    <w:abstractNumId w:val="0"/>
  </w:num>
  <w:num w:numId="11">
    <w:abstractNumId w:val="10"/>
  </w:num>
  <w:num w:numId="12">
    <w:abstractNumId w:val="4"/>
  </w:num>
  <w:num w:numId="13">
    <w:abstractNumId w:val="5"/>
  </w:num>
  <w:num w:numId="14">
    <w:abstractNumId w:val="14"/>
  </w:num>
  <w:num w:numId="15">
    <w:abstractNumId w:val="6"/>
  </w:num>
  <w:num w:numId="16">
    <w:abstractNumId w:val="17"/>
  </w:num>
  <w:num w:numId="17">
    <w:abstractNumId w:val="3"/>
  </w:num>
  <w:num w:numId="18">
    <w:abstractNumId w:val="7"/>
  </w:num>
  <w:num w:numId="19">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0011C"/>
    <w:rsid w:val="002B245D"/>
    <w:rsid w:val="00640715"/>
    <w:rsid w:val="007965FD"/>
    <w:rsid w:val="0097290A"/>
    <w:rsid w:val="00B0011C"/>
    <w:rsid w:val="00E030C1"/>
    <w:rsid w:val="1C7F2C39"/>
    <w:rsid w:val="22A6B447"/>
    <w:rsid w:val="363FC8B6"/>
    <w:rsid w:val="5FCDEA3C"/>
    <w:rsid w:val="64C5E643"/>
    <w:rsid w:val="6F413CFC"/>
    <w:rsid w:val="7222D10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245D"/>
  </w:style>
  <w:style w:type="paragraph" w:styleId="Heading1">
    <w:name w:val="heading 1"/>
    <w:basedOn w:val="Normal"/>
    <w:link w:val="Heading1Char"/>
    <w:uiPriority w:val="9"/>
    <w:qFormat/>
    <w:rsid w:val="00B0011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0011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0011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11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0011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0011C"/>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B0011C"/>
    <w:rPr>
      <w:color w:val="0000FF"/>
      <w:u w:val="single"/>
    </w:rPr>
  </w:style>
  <w:style w:type="paragraph" w:customStyle="1" w:styleId="entry-meta">
    <w:name w:val="entry-meta"/>
    <w:basedOn w:val="Normal"/>
    <w:rsid w:val="00B0011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0011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0011C"/>
    <w:rPr>
      <w:b/>
      <w:bCs/>
    </w:rPr>
  </w:style>
  <w:style w:type="paragraph" w:customStyle="1" w:styleId="wp-caption-text">
    <w:name w:val="wp-caption-text"/>
    <w:basedOn w:val="Normal"/>
    <w:rsid w:val="00B0011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ags-links">
    <w:name w:val="tags-links"/>
    <w:basedOn w:val="DefaultParagraphFont"/>
    <w:rsid w:val="00B0011C"/>
  </w:style>
  <w:style w:type="paragraph" w:customStyle="1" w:styleId="author-title">
    <w:name w:val="author-title"/>
    <w:basedOn w:val="Normal"/>
    <w:rsid w:val="00B0011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uthor-bio">
    <w:name w:val="author-bio"/>
    <w:basedOn w:val="Normal"/>
    <w:rsid w:val="00B0011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nav">
    <w:name w:val="meta-nav"/>
    <w:basedOn w:val="DefaultParagraphFont"/>
    <w:rsid w:val="00B0011C"/>
  </w:style>
  <w:style w:type="character" w:styleId="HTMLCite">
    <w:name w:val="HTML Cite"/>
    <w:basedOn w:val="DefaultParagraphFont"/>
    <w:uiPriority w:val="99"/>
    <w:semiHidden/>
    <w:unhideWhenUsed/>
    <w:rsid w:val="00B0011C"/>
    <w:rPr>
      <w:i/>
      <w:iCs/>
    </w:rPr>
  </w:style>
  <w:style w:type="paragraph" w:styleId="z-TopofForm">
    <w:name w:val="HTML Top of Form"/>
    <w:basedOn w:val="Normal"/>
    <w:next w:val="Normal"/>
    <w:link w:val="z-TopofFormChar"/>
    <w:hidden/>
    <w:uiPriority w:val="99"/>
    <w:semiHidden/>
    <w:unhideWhenUsed/>
    <w:rsid w:val="00B0011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0011C"/>
    <w:rPr>
      <w:rFonts w:ascii="Arial" w:eastAsia="Times New Roman" w:hAnsi="Arial" w:cs="Arial"/>
      <w:vanish/>
      <w:sz w:val="16"/>
      <w:szCs w:val="16"/>
    </w:rPr>
  </w:style>
  <w:style w:type="paragraph" w:customStyle="1" w:styleId="aiowps-captcha">
    <w:name w:val="aiowps-captcha"/>
    <w:basedOn w:val="Normal"/>
    <w:rsid w:val="00B0011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m-submit">
    <w:name w:val="form-submit"/>
    <w:basedOn w:val="Normal"/>
    <w:rsid w:val="00B0011C"/>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B0011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0011C"/>
    <w:rPr>
      <w:rFonts w:ascii="Arial" w:eastAsia="Times New Roman" w:hAnsi="Arial" w:cs="Arial"/>
      <w:vanish/>
      <w:sz w:val="16"/>
      <w:szCs w:val="16"/>
    </w:rPr>
  </w:style>
  <w:style w:type="paragraph" w:customStyle="1" w:styleId="hidden-sm">
    <w:name w:val="hidden-sm"/>
    <w:basedOn w:val="Normal"/>
    <w:rsid w:val="00B0011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t4-visually-hidden">
    <w:name w:val="at4-visually-hidden"/>
    <w:basedOn w:val="DefaultParagraphFont"/>
    <w:rsid w:val="00B0011C"/>
  </w:style>
  <w:style w:type="paragraph" w:styleId="BalloonText">
    <w:name w:val="Balloon Text"/>
    <w:basedOn w:val="Normal"/>
    <w:link w:val="BalloonTextChar"/>
    <w:uiPriority w:val="99"/>
    <w:semiHidden/>
    <w:unhideWhenUsed/>
    <w:rsid w:val="00B001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011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207988190">
      <w:bodyDiv w:val="1"/>
      <w:marLeft w:val="0"/>
      <w:marRight w:val="0"/>
      <w:marTop w:val="0"/>
      <w:marBottom w:val="0"/>
      <w:divBdr>
        <w:top w:val="none" w:sz="0" w:space="0" w:color="auto"/>
        <w:left w:val="none" w:sz="0" w:space="0" w:color="auto"/>
        <w:bottom w:val="none" w:sz="0" w:space="0" w:color="auto"/>
        <w:right w:val="none" w:sz="0" w:space="0" w:color="auto"/>
      </w:divBdr>
      <w:divsChild>
        <w:div w:id="91049539">
          <w:marLeft w:val="0"/>
          <w:marRight w:val="0"/>
          <w:marTop w:val="0"/>
          <w:marBottom w:val="0"/>
          <w:divBdr>
            <w:top w:val="none" w:sz="0" w:space="0" w:color="auto"/>
            <w:left w:val="none" w:sz="0" w:space="0" w:color="auto"/>
            <w:bottom w:val="none" w:sz="0" w:space="0" w:color="auto"/>
            <w:right w:val="none" w:sz="0" w:space="0" w:color="auto"/>
          </w:divBdr>
          <w:divsChild>
            <w:div w:id="1226336957">
              <w:marLeft w:val="0"/>
              <w:marRight w:val="0"/>
              <w:marTop w:val="0"/>
              <w:marBottom w:val="0"/>
              <w:divBdr>
                <w:top w:val="none" w:sz="0" w:space="0" w:color="auto"/>
                <w:left w:val="none" w:sz="0" w:space="0" w:color="auto"/>
                <w:bottom w:val="none" w:sz="0" w:space="0" w:color="auto"/>
                <w:right w:val="none" w:sz="0" w:space="0" w:color="auto"/>
              </w:divBdr>
              <w:divsChild>
                <w:div w:id="2119325847">
                  <w:marLeft w:val="-225"/>
                  <w:marRight w:val="-225"/>
                  <w:marTop w:val="0"/>
                  <w:marBottom w:val="0"/>
                  <w:divBdr>
                    <w:top w:val="none" w:sz="0" w:space="0" w:color="auto"/>
                    <w:left w:val="none" w:sz="0" w:space="0" w:color="auto"/>
                    <w:bottom w:val="none" w:sz="0" w:space="0" w:color="auto"/>
                    <w:right w:val="none" w:sz="0" w:space="0" w:color="auto"/>
                  </w:divBdr>
                  <w:divsChild>
                    <w:div w:id="2008512697">
                      <w:marLeft w:val="0"/>
                      <w:marRight w:val="0"/>
                      <w:marTop w:val="0"/>
                      <w:marBottom w:val="0"/>
                      <w:divBdr>
                        <w:top w:val="none" w:sz="0" w:space="0" w:color="auto"/>
                        <w:left w:val="none" w:sz="0" w:space="0" w:color="auto"/>
                        <w:bottom w:val="none" w:sz="0" w:space="0" w:color="auto"/>
                        <w:right w:val="none" w:sz="0" w:space="0" w:color="auto"/>
                      </w:divBdr>
                      <w:divsChild>
                        <w:div w:id="908274209">
                          <w:marLeft w:val="0"/>
                          <w:marRight w:val="0"/>
                          <w:marTop w:val="150"/>
                          <w:marBottom w:val="0"/>
                          <w:divBdr>
                            <w:top w:val="none" w:sz="0" w:space="0" w:color="auto"/>
                            <w:left w:val="none" w:sz="0" w:space="0" w:color="auto"/>
                            <w:bottom w:val="none" w:sz="0" w:space="0" w:color="auto"/>
                            <w:right w:val="none" w:sz="0" w:space="0" w:color="auto"/>
                          </w:divBdr>
                        </w:div>
                        <w:div w:id="1937398512">
                          <w:marLeft w:val="0"/>
                          <w:marRight w:val="0"/>
                          <w:marTop w:val="0"/>
                          <w:marBottom w:val="0"/>
                          <w:divBdr>
                            <w:top w:val="none" w:sz="0" w:space="0" w:color="auto"/>
                            <w:left w:val="none" w:sz="0" w:space="0" w:color="auto"/>
                            <w:bottom w:val="none" w:sz="0" w:space="0" w:color="auto"/>
                            <w:right w:val="none" w:sz="0" w:space="0" w:color="auto"/>
                          </w:divBdr>
                        </w:div>
                        <w:div w:id="207881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325561">
          <w:marLeft w:val="0"/>
          <w:marRight w:val="0"/>
          <w:marTop w:val="0"/>
          <w:marBottom w:val="300"/>
          <w:divBdr>
            <w:top w:val="none" w:sz="0" w:space="0" w:color="auto"/>
            <w:left w:val="none" w:sz="0" w:space="0" w:color="auto"/>
            <w:bottom w:val="none" w:sz="0" w:space="0" w:color="auto"/>
            <w:right w:val="none" w:sz="0" w:space="0" w:color="auto"/>
          </w:divBdr>
          <w:divsChild>
            <w:div w:id="1341935578">
              <w:marLeft w:val="0"/>
              <w:marRight w:val="0"/>
              <w:marTop w:val="0"/>
              <w:marBottom w:val="0"/>
              <w:divBdr>
                <w:top w:val="none" w:sz="0" w:space="0" w:color="auto"/>
                <w:left w:val="none" w:sz="0" w:space="0" w:color="auto"/>
                <w:bottom w:val="none" w:sz="0" w:space="0" w:color="auto"/>
                <w:right w:val="none" w:sz="0" w:space="0" w:color="auto"/>
              </w:divBdr>
              <w:divsChild>
                <w:div w:id="1630161467">
                  <w:marLeft w:val="-225"/>
                  <w:marRight w:val="-225"/>
                  <w:marTop w:val="0"/>
                  <w:marBottom w:val="0"/>
                  <w:divBdr>
                    <w:top w:val="none" w:sz="0" w:space="0" w:color="auto"/>
                    <w:left w:val="none" w:sz="0" w:space="0" w:color="auto"/>
                    <w:bottom w:val="none" w:sz="0" w:space="0" w:color="auto"/>
                    <w:right w:val="none" w:sz="0" w:space="0" w:color="auto"/>
                  </w:divBdr>
                  <w:divsChild>
                    <w:div w:id="2061979366">
                      <w:marLeft w:val="29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06297">
          <w:marLeft w:val="0"/>
          <w:marRight w:val="0"/>
          <w:marTop w:val="0"/>
          <w:marBottom w:val="0"/>
          <w:divBdr>
            <w:top w:val="none" w:sz="0" w:space="0" w:color="auto"/>
            <w:left w:val="none" w:sz="0" w:space="0" w:color="auto"/>
            <w:bottom w:val="none" w:sz="0" w:space="0" w:color="auto"/>
            <w:right w:val="none" w:sz="0" w:space="0" w:color="auto"/>
          </w:divBdr>
          <w:divsChild>
            <w:div w:id="1740521326">
              <w:marLeft w:val="-225"/>
              <w:marRight w:val="-225"/>
              <w:marTop w:val="0"/>
              <w:marBottom w:val="0"/>
              <w:divBdr>
                <w:top w:val="none" w:sz="0" w:space="0" w:color="auto"/>
                <w:left w:val="none" w:sz="0" w:space="0" w:color="auto"/>
                <w:bottom w:val="none" w:sz="0" w:space="0" w:color="auto"/>
                <w:right w:val="none" w:sz="0" w:space="0" w:color="auto"/>
              </w:divBdr>
              <w:divsChild>
                <w:div w:id="340620736">
                  <w:marLeft w:val="2925"/>
                  <w:marRight w:val="0"/>
                  <w:marTop w:val="0"/>
                  <w:marBottom w:val="0"/>
                  <w:divBdr>
                    <w:top w:val="none" w:sz="0" w:space="0" w:color="auto"/>
                    <w:left w:val="none" w:sz="0" w:space="0" w:color="auto"/>
                    <w:bottom w:val="none" w:sz="0" w:space="0" w:color="auto"/>
                    <w:right w:val="none" w:sz="0" w:space="0" w:color="auto"/>
                  </w:divBdr>
                  <w:divsChild>
                    <w:div w:id="2005736220">
                      <w:marLeft w:val="0"/>
                      <w:marRight w:val="0"/>
                      <w:marTop w:val="0"/>
                      <w:marBottom w:val="600"/>
                      <w:divBdr>
                        <w:top w:val="none" w:sz="0" w:space="0" w:color="auto"/>
                        <w:left w:val="none" w:sz="0" w:space="0" w:color="auto"/>
                        <w:bottom w:val="none" w:sz="0" w:space="0" w:color="auto"/>
                        <w:right w:val="none" w:sz="0" w:space="0" w:color="auto"/>
                      </w:divBdr>
                      <w:divsChild>
                        <w:div w:id="1960606941">
                          <w:marLeft w:val="0"/>
                          <w:marRight w:val="0"/>
                          <w:marTop w:val="0"/>
                          <w:marBottom w:val="0"/>
                          <w:divBdr>
                            <w:top w:val="none" w:sz="0" w:space="0" w:color="auto"/>
                            <w:left w:val="none" w:sz="0" w:space="0" w:color="auto"/>
                            <w:bottom w:val="none" w:sz="0" w:space="0" w:color="auto"/>
                            <w:right w:val="none" w:sz="0" w:space="0" w:color="auto"/>
                          </w:divBdr>
                        </w:div>
                        <w:div w:id="1333294254">
                          <w:marLeft w:val="0"/>
                          <w:marRight w:val="0"/>
                          <w:marTop w:val="0"/>
                          <w:marBottom w:val="0"/>
                          <w:divBdr>
                            <w:top w:val="none" w:sz="0" w:space="0" w:color="auto"/>
                            <w:left w:val="none" w:sz="0" w:space="0" w:color="auto"/>
                            <w:bottom w:val="none" w:sz="0" w:space="0" w:color="auto"/>
                            <w:right w:val="none" w:sz="0" w:space="0" w:color="auto"/>
                          </w:divBdr>
                        </w:div>
                        <w:div w:id="1409426544">
                          <w:marLeft w:val="0"/>
                          <w:marRight w:val="0"/>
                          <w:marTop w:val="450"/>
                          <w:marBottom w:val="300"/>
                          <w:divBdr>
                            <w:top w:val="none" w:sz="0" w:space="0" w:color="auto"/>
                            <w:left w:val="none" w:sz="0" w:space="0" w:color="auto"/>
                            <w:bottom w:val="none" w:sz="0" w:space="0" w:color="auto"/>
                            <w:right w:val="none" w:sz="0" w:space="0" w:color="auto"/>
                          </w:divBdr>
                        </w:div>
                      </w:divsChild>
                    </w:div>
                    <w:div w:id="1167400338">
                      <w:marLeft w:val="0"/>
                      <w:marRight w:val="0"/>
                      <w:marTop w:val="0"/>
                      <w:marBottom w:val="600"/>
                      <w:divBdr>
                        <w:top w:val="none" w:sz="0" w:space="0" w:color="auto"/>
                        <w:left w:val="none" w:sz="0" w:space="0" w:color="auto"/>
                        <w:bottom w:val="none" w:sz="0" w:space="0" w:color="auto"/>
                        <w:right w:val="none" w:sz="0" w:space="0" w:color="auto"/>
                      </w:divBdr>
                      <w:divsChild>
                        <w:div w:id="1444111599">
                          <w:marLeft w:val="0"/>
                          <w:marRight w:val="0"/>
                          <w:marTop w:val="0"/>
                          <w:marBottom w:val="0"/>
                          <w:divBdr>
                            <w:top w:val="none" w:sz="0" w:space="0" w:color="auto"/>
                            <w:left w:val="none" w:sz="0" w:space="0" w:color="auto"/>
                            <w:bottom w:val="none" w:sz="0" w:space="0" w:color="auto"/>
                            <w:right w:val="none" w:sz="0" w:space="0" w:color="auto"/>
                          </w:divBdr>
                          <w:divsChild>
                            <w:div w:id="166253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381473">
                      <w:marLeft w:val="0"/>
                      <w:marRight w:val="0"/>
                      <w:marTop w:val="0"/>
                      <w:marBottom w:val="0"/>
                      <w:divBdr>
                        <w:top w:val="none" w:sz="0" w:space="0" w:color="auto"/>
                        <w:left w:val="none" w:sz="0" w:space="0" w:color="auto"/>
                        <w:bottom w:val="single" w:sz="6" w:space="23" w:color="DEE0EB"/>
                        <w:right w:val="none" w:sz="0" w:space="0" w:color="auto"/>
                      </w:divBdr>
                      <w:divsChild>
                        <w:div w:id="885797271">
                          <w:marLeft w:val="0"/>
                          <w:marRight w:val="0"/>
                          <w:marTop w:val="0"/>
                          <w:marBottom w:val="0"/>
                          <w:divBdr>
                            <w:top w:val="none" w:sz="0" w:space="0" w:color="auto"/>
                            <w:left w:val="none" w:sz="0" w:space="0" w:color="auto"/>
                            <w:bottom w:val="none" w:sz="0" w:space="0" w:color="auto"/>
                            <w:right w:val="none" w:sz="0" w:space="0" w:color="auto"/>
                          </w:divBdr>
                          <w:divsChild>
                            <w:div w:id="15711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546878">
                      <w:marLeft w:val="0"/>
                      <w:marRight w:val="0"/>
                      <w:marTop w:val="0"/>
                      <w:marBottom w:val="0"/>
                      <w:divBdr>
                        <w:top w:val="none" w:sz="0" w:space="0" w:color="auto"/>
                        <w:left w:val="none" w:sz="0" w:space="0" w:color="auto"/>
                        <w:bottom w:val="none" w:sz="0" w:space="0" w:color="auto"/>
                        <w:right w:val="none" w:sz="0" w:space="0" w:color="auto"/>
                      </w:divBdr>
                      <w:divsChild>
                        <w:div w:id="1297374175">
                          <w:marLeft w:val="0"/>
                          <w:marRight w:val="0"/>
                          <w:marTop w:val="0"/>
                          <w:marBottom w:val="0"/>
                          <w:divBdr>
                            <w:top w:val="none" w:sz="0" w:space="0" w:color="auto"/>
                            <w:left w:val="none" w:sz="0" w:space="0" w:color="auto"/>
                            <w:bottom w:val="none" w:sz="0" w:space="0" w:color="auto"/>
                            <w:right w:val="none" w:sz="0" w:space="0" w:color="auto"/>
                          </w:divBdr>
                          <w:divsChild>
                            <w:div w:id="554003415">
                              <w:marLeft w:val="0"/>
                              <w:marRight w:val="0"/>
                              <w:marTop w:val="0"/>
                              <w:marBottom w:val="150"/>
                              <w:divBdr>
                                <w:top w:val="none" w:sz="0" w:space="0" w:color="auto"/>
                                <w:left w:val="none" w:sz="0" w:space="0" w:color="auto"/>
                                <w:bottom w:val="none" w:sz="0" w:space="0" w:color="auto"/>
                                <w:right w:val="none" w:sz="0" w:space="0" w:color="auto"/>
                              </w:divBdr>
                            </w:div>
                            <w:div w:id="2076583013">
                              <w:marLeft w:val="0"/>
                              <w:marRight w:val="0"/>
                              <w:marTop w:val="0"/>
                              <w:marBottom w:val="150"/>
                              <w:divBdr>
                                <w:top w:val="none" w:sz="0" w:space="0" w:color="auto"/>
                                <w:left w:val="none" w:sz="0" w:space="0" w:color="auto"/>
                                <w:bottom w:val="none" w:sz="0" w:space="0" w:color="auto"/>
                                <w:right w:val="none" w:sz="0" w:space="0" w:color="auto"/>
                              </w:divBdr>
                              <w:divsChild>
                                <w:div w:id="94130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866481">
                          <w:marLeft w:val="0"/>
                          <w:marRight w:val="0"/>
                          <w:marTop w:val="0"/>
                          <w:marBottom w:val="0"/>
                          <w:divBdr>
                            <w:top w:val="none" w:sz="0" w:space="0" w:color="auto"/>
                            <w:left w:val="none" w:sz="0" w:space="0" w:color="auto"/>
                            <w:bottom w:val="none" w:sz="0" w:space="0" w:color="auto"/>
                            <w:right w:val="none" w:sz="0" w:space="0" w:color="auto"/>
                          </w:divBdr>
                          <w:divsChild>
                            <w:div w:id="365762726">
                              <w:marLeft w:val="0"/>
                              <w:marRight w:val="0"/>
                              <w:marTop w:val="0"/>
                              <w:marBottom w:val="150"/>
                              <w:divBdr>
                                <w:top w:val="none" w:sz="0" w:space="0" w:color="auto"/>
                                <w:left w:val="none" w:sz="0" w:space="0" w:color="auto"/>
                                <w:bottom w:val="none" w:sz="0" w:space="0" w:color="auto"/>
                                <w:right w:val="none" w:sz="0" w:space="0" w:color="auto"/>
                              </w:divBdr>
                            </w:div>
                            <w:div w:id="1117409792">
                              <w:marLeft w:val="0"/>
                              <w:marRight w:val="0"/>
                              <w:marTop w:val="0"/>
                              <w:marBottom w:val="150"/>
                              <w:divBdr>
                                <w:top w:val="none" w:sz="0" w:space="0" w:color="auto"/>
                                <w:left w:val="none" w:sz="0" w:space="0" w:color="auto"/>
                                <w:bottom w:val="none" w:sz="0" w:space="0" w:color="auto"/>
                                <w:right w:val="none" w:sz="0" w:space="0" w:color="auto"/>
                              </w:divBdr>
                              <w:divsChild>
                                <w:div w:id="71646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12030">
                          <w:marLeft w:val="0"/>
                          <w:marRight w:val="0"/>
                          <w:marTop w:val="0"/>
                          <w:marBottom w:val="0"/>
                          <w:divBdr>
                            <w:top w:val="none" w:sz="0" w:space="0" w:color="auto"/>
                            <w:left w:val="none" w:sz="0" w:space="0" w:color="auto"/>
                            <w:bottom w:val="none" w:sz="0" w:space="0" w:color="auto"/>
                            <w:right w:val="none" w:sz="0" w:space="0" w:color="auto"/>
                          </w:divBdr>
                          <w:divsChild>
                            <w:div w:id="860365269">
                              <w:marLeft w:val="0"/>
                              <w:marRight w:val="0"/>
                              <w:marTop w:val="0"/>
                              <w:marBottom w:val="150"/>
                              <w:divBdr>
                                <w:top w:val="none" w:sz="0" w:space="0" w:color="auto"/>
                                <w:left w:val="none" w:sz="0" w:space="0" w:color="auto"/>
                                <w:bottom w:val="none" w:sz="0" w:space="0" w:color="auto"/>
                                <w:right w:val="none" w:sz="0" w:space="0" w:color="auto"/>
                              </w:divBdr>
                            </w:div>
                            <w:div w:id="1282609412">
                              <w:marLeft w:val="0"/>
                              <w:marRight w:val="0"/>
                              <w:marTop w:val="0"/>
                              <w:marBottom w:val="150"/>
                              <w:divBdr>
                                <w:top w:val="none" w:sz="0" w:space="0" w:color="auto"/>
                                <w:left w:val="none" w:sz="0" w:space="0" w:color="auto"/>
                                <w:bottom w:val="none" w:sz="0" w:space="0" w:color="auto"/>
                                <w:right w:val="none" w:sz="0" w:space="0" w:color="auto"/>
                              </w:divBdr>
                              <w:divsChild>
                                <w:div w:id="722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20940">
                          <w:marLeft w:val="0"/>
                          <w:marRight w:val="0"/>
                          <w:marTop w:val="0"/>
                          <w:marBottom w:val="0"/>
                          <w:divBdr>
                            <w:top w:val="none" w:sz="0" w:space="0" w:color="auto"/>
                            <w:left w:val="none" w:sz="0" w:space="0" w:color="auto"/>
                            <w:bottom w:val="none" w:sz="0" w:space="0" w:color="auto"/>
                            <w:right w:val="none" w:sz="0" w:space="0" w:color="auto"/>
                          </w:divBdr>
                          <w:divsChild>
                            <w:div w:id="578826091">
                              <w:marLeft w:val="0"/>
                              <w:marRight w:val="0"/>
                              <w:marTop w:val="0"/>
                              <w:marBottom w:val="150"/>
                              <w:divBdr>
                                <w:top w:val="none" w:sz="0" w:space="0" w:color="auto"/>
                                <w:left w:val="none" w:sz="0" w:space="0" w:color="auto"/>
                                <w:bottom w:val="none" w:sz="0" w:space="0" w:color="auto"/>
                                <w:right w:val="none" w:sz="0" w:space="0" w:color="auto"/>
                              </w:divBdr>
                            </w:div>
                            <w:div w:id="595789215">
                              <w:marLeft w:val="0"/>
                              <w:marRight w:val="0"/>
                              <w:marTop w:val="0"/>
                              <w:marBottom w:val="150"/>
                              <w:divBdr>
                                <w:top w:val="none" w:sz="0" w:space="0" w:color="auto"/>
                                <w:left w:val="none" w:sz="0" w:space="0" w:color="auto"/>
                                <w:bottom w:val="none" w:sz="0" w:space="0" w:color="auto"/>
                                <w:right w:val="none" w:sz="0" w:space="0" w:color="auto"/>
                              </w:divBdr>
                              <w:divsChild>
                                <w:div w:id="76823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039109">
                          <w:marLeft w:val="0"/>
                          <w:marRight w:val="0"/>
                          <w:marTop w:val="0"/>
                          <w:marBottom w:val="0"/>
                          <w:divBdr>
                            <w:top w:val="none" w:sz="0" w:space="0" w:color="auto"/>
                            <w:left w:val="none" w:sz="0" w:space="0" w:color="auto"/>
                            <w:bottom w:val="none" w:sz="0" w:space="0" w:color="auto"/>
                            <w:right w:val="none" w:sz="0" w:space="0" w:color="auto"/>
                          </w:divBdr>
                          <w:divsChild>
                            <w:div w:id="1960060833">
                              <w:marLeft w:val="0"/>
                              <w:marRight w:val="0"/>
                              <w:marTop w:val="0"/>
                              <w:marBottom w:val="150"/>
                              <w:divBdr>
                                <w:top w:val="none" w:sz="0" w:space="0" w:color="auto"/>
                                <w:left w:val="none" w:sz="0" w:space="0" w:color="auto"/>
                                <w:bottom w:val="none" w:sz="0" w:space="0" w:color="auto"/>
                                <w:right w:val="none" w:sz="0" w:space="0" w:color="auto"/>
                              </w:divBdr>
                            </w:div>
                            <w:div w:id="1462454850">
                              <w:marLeft w:val="0"/>
                              <w:marRight w:val="0"/>
                              <w:marTop w:val="0"/>
                              <w:marBottom w:val="150"/>
                              <w:divBdr>
                                <w:top w:val="none" w:sz="0" w:space="0" w:color="auto"/>
                                <w:left w:val="none" w:sz="0" w:space="0" w:color="auto"/>
                                <w:bottom w:val="none" w:sz="0" w:space="0" w:color="auto"/>
                                <w:right w:val="none" w:sz="0" w:space="0" w:color="auto"/>
                              </w:divBdr>
                              <w:divsChild>
                                <w:div w:id="158480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851251">
                          <w:marLeft w:val="0"/>
                          <w:marRight w:val="0"/>
                          <w:marTop w:val="0"/>
                          <w:marBottom w:val="1050"/>
                          <w:divBdr>
                            <w:top w:val="none" w:sz="0" w:space="0" w:color="auto"/>
                            <w:left w:val="none" w:sz="0" w:space="0" w:color="auto"/>
                            <w:bottom w:val="none" w:sz="0" w:space="0" w:color="auto"/>
                            <w:right w:val="none" w:sz="0" w:space="0" w:color="auto"/>
                          </w:divBdr>
                          <w:divsChild>
                            <w:div w:id="1793284396">
                              <w:marLeft w:val="0"/>
                              <w:marRight w:val="0"/>
                              <w:marTop w:val="0"/>
                              <w:marBottom w:val="300"/>
                              <w:divBdr>
                                <w:top w:val="none" w:sz="0" w:space="0" w:color="auto"/>
                                <w:left w:val="none" w:sz="0" w:space="0" w:color="auto"/>
                                <w:bottom w:val="none" w:sz="0" w:space="0" w:color="auto"/>
                                <w:right w:val="none" w:sz="0" w:space="0" w:color="auto"/>
                              </w:divBdr>
                            </w:div>
                            <w:div w:id="495148844">
                              <w:marLeft w:val="0"/>
                              <w:marRight w:val="0"/>
                              <w:marTop w:val="0"/>
                              <w:marBottom w:val="300"/>
                              <w:divBdr>
                                <w:top w:val="none" w:sz="0" w:space="0" w:color="auto"/>
                                <w:left w:val="none" w:sz="0" w:space="0" w:color="auto"/>
                                <w:bottom w:val="none" w:sz="0" w:space="0" w:color="auto"/>
                                <w:right w:val="none" w:sz="0" w:space="0" w:color="auto"/>
                              </w:divBdr>
                            </w:div>
                            <w:div w:id="1190948343">
                              <w:marLeft w:val="0"/>
                              <w:marRight w:val="0"/>
                              <w:marTop w:val="0"/>
                              <w:marBottom w:val="300"/>
                              <w:divBdr>
                                <w:top w:val="none" w:sz="0" w:space="0" w:color="auto"/>
                                <w:left w:val="none" w:sz="0" w:space="0" w:color="auto"/>
                                <w:bottom w:val="none" w:sz="0" w:space="0" w:color="auto"/>
                                <w:right w:val="none" w:sz="0" w:space="0" w:color="auto"/>
                              </w:divBdr>
                            </w:div>
                            <w:div w:id="110830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47365">
                      <w:marLeft w:val="0"/>
                      <w:marRight w:val="0"/>
                      <w:marTop w:val="0"/>
                      <w:marBottom w:val="300"/>
                      <w:divBdr>
                        <w:top w:val="none" w:sz="0" w:space="0" w:color="auto"/>
                        <w:left w:val="none" w:sz="0" w:space="0" w:color="auto"/>
                        <w:bottom w:val="none" w:sz="0" w:space="0" w:color="auto"/>
                        <w:right w:val="none" w:sz="0" w:space="0" w:color="auto"/>
                      </w:divBdr>
                      <w:divsChild>
                        <w:div w:id="74507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761384">
          <w:marLeft w:val="0"/>
          <w:marRight w:val="0"/>
          <w:marTop w:val="0"/>
          <w:marBottom w:val="0"/>
          <w:divBdr>
            <w:top w:val="none" w:sz="0" w:space="0" w:color="auto"/>
            <w:left w:val="none" w:sz="0" w:space="0" w:color="auto"/>
            <w:bottom w:val="none" w:sz="0" w:space="0" w:color="auto"/>
            <w:right w:val="none" w:sz="0" w:space="0" w:color="auto"/>
          </w:divBdr>
          <w:divsChild>
            <w:div w:id="86391803">
              <w:marLeft w:val="-225"/>
              <w:marRight w:val="-225"/>
              <w:marTop w:val="0"/>
              <w:marBottom w:val="0"/>
              <w:divBdr>
                <w:top w:val="none" w:sz="0" w:space="0" w:color="auto"/>
                <w:left w:val="none" w:sz="0" w:space="0" w:color="auto"/>
                <w:bottom w:val="none" w:sz="0" w:space="0" w:color="auto"/>
                <w:right w:val="none" w:sz="0" w:space="0" w:color="auto"/>
              </w:divBdr>
              <w:divsChild>
                <w:div w:id="728696762">
                  <w:marLeft w:val="0"/>
                  <w:marRight w:val="0"/>
                  <w:marTop w:val="0"/>
                  <w:marBottom w:val="300"/>
                  <w:divBdr>
                    <w:top w:val="none" w:sz="0" w:space="0" w:color="auto"/>
                    <w:left w:val="none" w:sz="0" w:space="0" w:color="auto"/>
                    <w:bottom w:val="none" w:sz="0" w:space="0" w:color="auto"/>
                    <w:right w:val="none" w:sz="0" w:space="0" w:color="auto"/>
                  </w:divBdr>
                  <w:divsChild>
                    <w:div w:id="440227819">
                      <w:marLeft w:val="0"/>
                      <w:marRight w:val="0"/>
                      <w:marTop w:val="0"/>
                      <w:marBottom w:val="300"/>
                      <w:divBdr>
                        <w:top w:val="none" w:sz="0" w:space="0" w:color="auto"/>
                        <w:left w:val="none" w:sz="0" w:space="0" w:color="auto"/>
                        <w:bottom w:val="none" w:sz="0" w:space="0" w:color="auto"/>
                        <w:right w:val="none" w:sz="0" w:space="0" w:color="auto"/>
                      </w:divBdr>
                    </w:div>
                    <w:div w:id="755054927">
                      <w:marLeft w:val="0"/>
                      <w:marRight w:val="0"/>
                      <w:marTop w:val="0"/>
                      <w:marBottom w:val="0"/>
                      <w:divBdr>
                        <w:top w:val="none" w:sz="0" w:space="0" w:color="auto"/>
                        <w:left w:val="none" w:sz="0" w:space="0" w:color="auto"/>
                        <w:bottom w:val="none" w:sz="0" w:space="0" w:color="auto"/>
                        <w:right w:val="none" w:sz="0" w:space="0" w:color="auto"/>
                      </w:divBdr>
                    </w:div>
                  </w:divsChild>
                </w:div>
                <w:div w:id="1084686875">
                  <w:marLeft w:val="0"/>
                  <w:marRight w:val="0"/>
                  <w:marTop w:val="0"/>
                  <w:marBottom w:val="300"/>
                  <w:divBdr>
                    <w:top w:val="none" w:sz="0" w:space="0" w:color="auto"/>
                    <w:left w:val="none" w:sz="0" w:space="0" w:color="auto"/>
                    <w:bottom w:val="none" w:sz="0" w:space="0" w:color="auto"/>
                    <w:right w:val="none" w:sz="0" w:space="0" w:color="auto"/>
                  </w:divBdr>
                  <w:divsChild>
                    <w:div w:id="58292716">
                      <w:marLeft w:val="0"/>
                      <w:marRight w:val="0"/>
                      <w:marTop w:val="0"/>
                      <w:marBottom w:val="300"/>
                      <w:divBdr>
                        <w:top w:val="none" w:sz="0" w:space="0" w:color="auto"/>
                        <w:left w:val="none" w:sz="0" w:space="0" w:color="auto"/>
                        <w:bottom w:val="none" w:sz="0" w:space="0" w:color="auto"/>
                        <w:right w:val="none" w:sz="0" w:space="0" w:color="auto"/>
                      </w:divBdr>
                    </w:div>
                    <w:div w:id="1737967803">
                      <w:marLeft w:val="0"/>
                      <w:marRight w:val="0"/>
                      <w:marTop w:val="0"/>
                      <w:marBottom w:val="0"/>
                      <w:divBdr>
                        <w:top w:val="none" w:sz="0" w:space="0" w:color="auto"/>
                        <w:left w:val="none" w:sz="0" w:space="0" w:color="auto"/>
                        <w:bottom w:val="none" w:sz="0" w:space="0" w:color="auto"/>
                        <w:right w:val="none" w:sz="0" w:space="0" w:color="auto"/>
                      </w:divBdr>
                    </w:div>
                  </w:divsChild>
                </w:div>
                <w:div w:id="673841856">
                  <w:marLeft w:val="0"/>
                  <w:marRight w:val="0"/>
                  <w:marTop w:val="0"/>
                  <w:marBottom w:val="300"/>
                  <w:divBdr>
                    <w:top w:val="none" w:sz="0" w:space="0" w:color="auto"/>
                    <w:left w:val="none" w:sz="0" w:space="0" w:color="auto"/>
                    <w:bottom w:val="none" w:sz="0" w:space="0" w:color="auto"/>
                    <w:right w:val="none" w:sz="0" w:space="0" w:color="auto"/>
                  </w:divBdr>
                  <w:divsChild>
                    <w:div w:id="1353918659">
                      <w:marLeft w:val="0"/>
                      <w:marRight w:val="0"/>
                      <w:marTop w:val="0"/>
                      <w:marBottom w:val="300"/>
                      <w:divBdr>
                        <w:top w:val="none" w:sz="0" w:space="0" w:color="auto"/>
                        <w:left w:val="none" w:sz="0" w:space="0" w:color="auto"/>
                        <w:bottom w:val="none" w:sz="0" w:space="0" w:color="auto"/>
                        <w:right w:val="none" w:sz="0" w:space="0" w:color="auto"/>
                      </w:divBdr>
                    </w:div>
                    <w:div w:id="2037728041">
                      <w:marLeft w:val="0"/>
                      <w:marRight w:val="0"/>
                      <w:marTop w:val="0"/>
                      <w:marBottom w:val="0"/>
                      <w:divBdr>
                        <w:top w:val="none" w:sz="0" w:space="0" w:color="auto"/>
                        <w:left w:val="none" w:sz="0" w:space="0" w:color="auto"/>
                        <w:bottom w:val="none" w:sz="0" w:space="0" w:color="auto"/>
                        <w:right w:val="none" w:sz="0" w:space="0" w:color="auto"/>
                      </w:divBdr>
                    </w:div>
                  </w:divsChild>
                </w:div>
                <w:div w:id="181867722">
                  <w:marLeft w:val="0"/>
                  <w:marRight w:val="0"/>
                  <w:marTop w:val="0"/>
                  <w:marBottom w:val="300"/>
                  <w:divBdr>
                    <w:top w:val="none" w:sz="0" w:space="0" w:color="auto"/>
                    <w:left w:val="none" w:sz="0" w:space="0" w:color="auto"/>
                    <w:bottom w:val="none" w:sz="0" w:space="0" w:color="auto"/>
                    <w:right w:val="none" w:sz="0" w:space="0" w:color="auto"/>
                  </w:divBdr>
                  <w:divsChild>
                    <w:div w:id="13160684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99930197">
              <w:marLeft w:val="0"/>
              <w:marRight w:val="0"/>
              <w:marTop w:val="300"/>
              <w:marBottom w:val="0"/>
              <w:divBdr>
                <w:top w:val="single" w:sz="6" w:space="15" w:color="27282A"/>
                <w:left w:val="none" w:sz="0" w:space="0" w:color="auto"/>
                <w:bottom w:val="none" w:sz="0" w:space="0" w:color="auto"/>
                <w:right w:val="none" w:sz="0" w:space="0" w:color="auto"/>
              </w:divBdr>
            </w:div>
          </w:divsChild>
        </w:div>
        <w:div w:id="1838107518">
          <w:marLeft w:val="0"/>
          <w:marRight w:val="0"/>
          <w:marTop w:val="0"/>
          <w:marBottom w:val="0"/>
          <w:divBdr>
            <w:top w:val="none" w:sz="0" w:space="0" w:color="auto"/>
            <w:left w:val="none" w:sz="0" w:space="0" w:color="auto"/>
            <w:bottom w:val="none" w:sz="0" w:space="0" w:color="auto"/>
            <w:right w:val="none" w:sz="0" w:space="0" w:color="auto"/>
          </w:divBdr>
          <w:divsChild>
            <w:div w:id="104733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237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reately.com/diagram-type/use-case?utm_source=usecaseguidelines&amp;utm_medium=blog&amp;utm_campaign=diagusage" TargetMode="External"/><Relationship Id="rId13" Type="http://schemas.openxmlformats.org/officeDocument/2006/relationships/image" Target="media/image1.png"/><Relationship Id="rId18" Type="http://schemas.openxmlformats.org/officeDocument/2006/relationships/hyperlink" Target="http://agilemodeling.com/artifacts/useCaseDiagram.htm" TargetMode="External"/><Relationship Id="rId26" Type="http://schemas.openxmlformats.org/officeDocument/2006/relationships/hyperlink" Target="http://agilemodeling.com/style/useCaseDiagram.htm" TargetMode="External"/><Relationship Id="rId3" Type="http://schemas.openxmlformats.org/officeDocument/2006/relationships/customXml" Target="../customXml/item3.xml"/><Relationship Id="rId21" Type="http://schemas.openxmlformats.org/officeDocument/2006/relationships/hyperlink" Target="http://agilemodeling.com/style/useCaseDiagram.htm" TargetMode="External"/><Relationship Id="rId7" Type="http://schemas.openxmlformats.org/officeDocument/2006/relationships/webSettings" Target="webSettings.xml"/><Relationship Id="rId12" Type="http://schemas.openxmlformats.org/officeDocument/2006/relationships/hyperlink" Target="https://d3n817fwly711g.cloudfront.net/blog/wp-content/uploads/2015/02/use-case-diagram-guidelines-actor.png" TargetMode="External"/><Relationship Id="rId17" Type="http://schemas.openxmlformats.org/officeDocument/2006/relationships/hyperlink" Target="https://creately.com/blog/diagrams/use-case-diagram-relationships/" TargetMode="External"/><Relationship Id="rId25" Type="http://schemas.openxmlformats.org/officeDocument/2006/relationships/hyperlink" Target="http://agilemodeling.com/style/useCaseDiagram.htm" TargetMode="External"/><Relationship Id="rId2" Type="http://schemas.openxmlformats.org/officeDocument/2006/relationships/customXml" Target="../customXml/item2.xml"/><Relationship Id="rId16" Type="http://schemas.openxmlformats.org/officeDocument/2006/relationships/hyperlink" Target="https://support.creately.com/hc/en-us/community/posts/212556767-Dashed-Dotted-Lines" TargetMode="External"/><Relationship Id="rId20" Type="http://schemas.openxmlformats.org/officeDocument/2006/relationships/hyperlink" Target="http://agilemodeling.com/artifacts/systemUseCase.htm" TargetMode="External"/><Relationship Id="rId29" Type="http://schemas.openxmlformats.org/officeDocument/2006/relationships/image" Target="media/image5.gi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reately.com/blog/diagrams/use-case-diagram-tutorial/?utm_source=usecaseguidelines&amp;utm_medium=blog&amp;utm_campaign=diagusage" TargetMode="External"/><Relationship Id="rId24" Type="http://schemas.openxmlformats.org/officeDocument/2006/relationships/hyperlink" Target="http://agilemodeling.com/style/useCaseDiagram.htm"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hyperlink" Target="http://agilemodeling.com/style/useCaseDiagram.htm" TargetMode="External"/><Relationship Id="rId28" Type="http://schemas.openxmlformats.org/officeDocument/2006/relationships/image" Target="media/image4.gif"/><Relationship Id="rId10" Type="http://schemas.openxmlformats.org/officeDocument/2006/relationships/hyperlink" Target="https://creately.com/diagram-type/objects/use-case?utm_source=usecaseguidelines&amp;utm_medium=blog&amp;utm_campaign=diagusage" TargetMode="External"/><Relationship Id="rId19" Type="http://schemas.openxmlformats.org/officeDocument/2006/relationships/hyperlink" Target="http://agilemodeling.com/artifacts/essentialUseCase.htm" TargetMode="Externa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agilemodeling.com/artifacts/useCaseDiagram.htm" TargetMode="External"/><Relationship Id="rId14" Type="http://schemas.openxmlformats.org/officeDocument/2006/relationships/hyperlink" Target="https://d3n817fwly711g.cloudfront.net/blog/wp-content/uploads/2015/02/Bank-Account-Operations.png" TargetMode="External"/><Relationship Id="rId22" Type="http://schemas.openxmlformats.org/officeDocument/2006/relationships/hyperlink" Target="http://agilemodeling.com/style/useCaseDiagram.htm" TargetMode="External"/><Relationship Id="rId27" Type="http://schemas.openxmlformats.org/officeDocument/2006/relationships/image" Target="media/image3.gif"/><Relationship Id="rId30" Type="http://schemas.openxmlformats.org/officeDocument/2006/relationships/hyperlink" Target="http://agilemodeling.com/style/useCaseDiagram.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35B006887ACCD4DAA2674A757244D08" ma:contentTypeVersion="12" ma:contentTypeDescription="Create a new document." ma:contentTypeScope="" ma:versionID="ad36cd3af3583009997e547dddb6a6e7">
  <xsd:schema xmlns:xsd="http://www.w3.org/2001/XMLSchema" xmlns:xs="http://www.w3.org/2001/XMLSchema" xmlns:p="http://schemas.microsoft.com/office/2006/metadata/properties" xmlns:ns2="0fb5ea19-2a73-4d7a-828a-cbc35493b23d" xmlns:ns3="58000f81-affc-4d36-8155-a559bd88db14" targetNamespace="http://schemas.microsoft.com/office/2006/metadata/properties" ma:root="true" ma:fieldsID="7831623139f8295ce278074aefa83a71" ns2:_="" ns3:_="">
    <xsd:import namespace="0fb5ea19-2a73-4d7a-828a-cbc35493b23d"/>
    <xsd:import namespace="58000f81-affc-4d36-8155-a559bd88db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b5ea19-2a73-4d7a-828a-cbc35493b2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000f81-affc-4d36-8155-a559bd88db1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713920-F742-4D86-A68A-BD517F01298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4A6B1E8-069F-4236-B997-546097F0D45F}">
  <ds:schemaRefs>
    <ds:schemaRef ds:uri="http://schemas.microsoft.com/sharepoint/v3/contenttype/forms"/>
  </ds:schemaRefs>
</ds:datastoreItem>
</file>

<file path=customXml/itemProps3.xml><?xml version="1.0" encoding="utf-8"?>
<ds:datastoreItem xmlns:ds="http://schemas.openxmlformats.org/officeDocument/2006/customXml" ds:itemID="{C295434F-F168-4F87-8308-CD55FC4FA9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b5ea19-2a73-4d7a-828a-cbc35493b23d"/>
    <ds:schemaRef ds:uri="58000f81-affc-4d36-8155-a559bd88db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1342</Words>
  <Characters>7655</Characters>
  <Application>Microsoft Office Word</Application>
  <DocSecurity>0</DocSecurity>
  <Lines>63</Lines>
  <Paragraphs>17</Paragraphs>
  <ScaleCrop>false</ScaleCrop>
  <Company/>
  <LinksUpToDate>false</LinksUpToDate>
  <CharactersWithSpaces>8980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mitali</cp:lastModifiedBy>
  <cp:revision>5</cp:revision>
  <dcterms:created xsi:type="dcterms:W3CDTF">2021-02-18T05:35:00Z</dcterms:created>
  <dcterms:modified xsi:type="dcterms:W3CDTF">2026-01-29T05:21:00Z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0x010100935B006887ACCD4DAA2674A757244D08</vt:lpwstr>
  </property>
</Properties>
</file>